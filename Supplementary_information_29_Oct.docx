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C0B3C" w14:textId="6732A9A8" w:rsidR="00BD1777" w:rsidRPr="00BD1777" w:rsidRDefault="008067CB" w:rsidP="00927FE9">
      <w:pPr>
        <w:jc w:val="center"/>
        <w:rPr>
          <w:rFonts w:cs="Arial"/>
          <w:color w:val="000000"/>
          <w:sz w:val="32"/>
          <w:szCs w:val="32"/>
          <w:lang w:val="en-US"/>
        </w:rPr>
      </w:pPr>
      <w:r w:rsidRPr="00C54AFB">
        <w:rPr>
          <w:rFonts w:eastAsia="Times New Roman" w:cs="Arial"/>
          <w:b/>
          <w:color w:val="000000"/>
          <w:sz w:val="32"/>
          <w:szCs w:val="32"/>
          <w:shd w:val="clear" w:color="auto" w:fill="FFFFFF"/>
          <w:lang w:val="en-US"/>
          <w:rPrChange w:id="0" w:author="Giorgio Bianchini" w:date="2017-10-29T18:29:00Z">
            <w:rPr>
              <w:rFonts w:eastAsia="Times New Roman" w:cs="Arial"/>
              <w:b/>
              <w:color w:val="000000"/>
              <w:sz w:val="32"/>
              <w:szCs w:val="32"/>
              <w:shd w:val="clear" w:color="auto" w:fill="FFFFFF"/>
            </w:rPr>
          </w:rPrChange>
        </w:rPr>
        <w:t>Supp</w:t>
      </w:r>
      <w:r w:rsidR="00457698" w:rsidRPr="00C54AFB">
        <w:rPr>
          <w:rFonts w:eastAsia="Times New Roman" w:cs="Arial"/>
          <w:b/>
          <w:color w:val="000000"/>
          <w:sz w:val="32"/>
          <w:szCs w:val="32"/>
          <w:shd w:val="clear" w:color="auto" w:fill="FFFFFF"/>
          <w:lang w:val="en-US"/>
          <w:rPrChange w:id="1" w:author="Giorgio Bianchini" w:date="2017-10-29T18:29:00Z">
            <w:rPr>
              <w:rFonts w:eastAsia="Times New Roman" w:cs="Arial"/>
              <w:b/>
              <w:color w:val="000000"/>
              <w:sz w:val="32"/>
              <w:szCs w:val="32"/>
              <w:shd w:val="clear" w:color="auto" w:fill="FFFFFF"/>
            </w:rPr>
          </w:rPrChange>
        </w:rPr>
        <w:t>l</w:t>
      </w:r>
      <w:r w:rsidRPr="00C54AFB">
        <w:rPr>
          <w:rFonts w:eastAsia="Times New Roman" w:cs="Arial"/>
          <w:b/>
          <w:color w:val="000000"/>
          <w:sz w:val="32"/>
          <w:szCs w:val="32"/>
          <w:shd w:val="clear" w:color="auto" w:fill="FFFFFF"/>
          <w:lang w:val="en-US"/>
          <w:rPrChange w:id="2" w:author="Giorgio Bianchini" w:date="2017-10-29T18:29:00Z">
            <w:rPr>
              <w:rFonts w:eastAsia="Times New Roman" w:cs="Arial"/>
              <w:b/>
              <w:color w:val="000000"/>
              <w:sz w:val="32"/>
              <w:szCs w:val="32"/>
              <w:shd w:val="clear" w:color="auto" w:fill="FFFFFF"/>
            </w:rPr>
          </w:rPrChange>
        </w:rPr>
        <w:t xml:space="preserve">ementary Information - </w:t>
      </w:r>
      <w:r w:rsidR="00BD1777" w:rsidRPr="00C54AFB">
        <w:rPr>
          <w:rFonts w:eastAsia="Times New Roman" w:cs="Arial"/>
          <w:b/>
          <w:color w:val="000000"/>
          <w:sz w:val="32"/>
          <w:szCs w:val="32"/>
          <w:shd w:val="clear" w:color="auto" w:fill="FFFFFF"/>
          <w:lang w:val="en-US"/>
          <w:rPrChange w:id="3" w:author="Giorgio Bianchini" w:date="2017-10-29T18:29:00Z">
            <w:rPr>
              <w:rFonts w:eastAsia="Times New Roman" w:cs="Arial"/>
              <w:b/>
              <w:color w:val="000000"/>
              <w:sz w:val="32"/>
              <w:szCs w:val="32"/>
              <w:shd w:val="clear" w:color="auto" w:fill="FFFFFF"/>
            </w:rPr>
          </w:rPrChange>
        </w:rPr>
        <w:t xml:space="preserve">Reply to Nakov et al.: </w:t>
      </w:r>
      <w:r w:rsidR="00BD1777" w:rsidRPr="00BD1777">
        <w:rPr>
          <w:rFonts w:cs="Arial"/>
          <w:b/>
          <w:sz w:val="32"/>
          <w:szCs w:val="32"/>
          <w:lang w:val="en-GB"/>
        </w:rPr>
        <w:t>M</w:t>
      </w:r>
      <w:proofErr w:type="spellStart"/>
      <w:r w:rsidR="00BD1777" w:rsidRPr="00C54AFB">
        <w:rPr>
          <w:rFonts w:eastAsia="Times New Roman" w:cs="Arial"/>
          <w:b/>
          <w:color w:val="000000"/>
          <w:sz w:val="32"/>
          <w:szCs w:val="32"/>
          <w:shd w:val="clear" w:color="auto" w:fill="FFFFFF"/>
          <w:lang w:val="en-US"/>
          <w:rPrChange w:id="4" w:author="Giorgio Bianchini" w:date="2017-10-29T18:29:00Z">
            <w:rPr>
              <w:rFonts w:eastAsia="Times New Roman" w:cs="Arial"/>
              <w:b/>
              <w:color w:val="000000"/>
              <w:sz w:val="32"/>
              <w:szCs w:val="32"/>
              <w:shd w:val="clear" w:color="auto" w:fill="FFFFFF"/>
            </w:rPr>
          </w:rPrChange>
        </w:rPr>
        <w:t>odel</w:t>
      </w:r>
      <w:proofErr w:type="spellEnd"/>
      <w:r w:rsidR="00BD1777" w:rsidRPr="00C54AFB">
        <w:rPr>
          <w:rFonts w:eastAsia="Times New Roman" w:cs="Arial"/>
          <w:b/>
          <w:color w:val="000000"/>
          <w:sz w:val="32"/>
          <w:szCs w:val="32"/>
          <w:shd w:val="clear" w:color="auto" w:fill="FFFFFF"/>
          <w:lang w:val="en-US"/>
          <w:rPrChange w:id="5" w:author="Giorgio Bianchini" w:date="2017-10-29T18:29:00Z">
            <w:rPr>
              <w:rFonts w:eastAsia="Times New Roman" w:cs="Arial"/>
              <w:b/>
              <w:color w:val="000000"/>
              <w:sz w:val="32"/>
              <w:szCs w:val="32"/>
              <w:shd w:val="clear" w:color="auto" w:fill="FFFFFF"/>
            </w:rPr>
          </w:rPrChange>
        </w:rPr>
        <w:t xml:space="preserve"> choice requires </w:t>
      </w:r>
      <w:r w:rsidR="00BD1777" w:rsidRPr="00BD1777">
        <w:rPr>
          <w:rFonts w:cs="Arial"/>
          <w:b/>
          <w:sz w:val="32"/>
          <w:szCs w:val="32"/>
          <w:lang w:val="en-GB"/>
        </w:rPr>
        <w:t xml:space="preserve">biological insight </w:t>
      </w:r>
      <w:r w:rsidR="00BD1777" w:rsidRPr="00C54AFB">
        <w:rPr>
          <w:rFonts w:eastAsia="Times New Roman" w:cs="Arial"/>
          <w:b/>
          <w:color w:val="000000"/>
          <w:sz w:val="32"/>
          <w:szCs w:val="32"/>
          <w:shd w:val="clear" w:color="auto" w:fill="FFFFFF"/>
          <w:lang w:val="en-US"/>
          <w:rPrChange w:id="6" w:author="Giorgio Bianchini" w:date="2017-10-29T18:29:00Z">
            <w:rPr>
              <w:rFonts w:eastAsia="Times New Roman" w:cs="Arial"/>
              <w:b/>
              <w:color w:val="000000"/>
              <w:sz w:val="32"/>
              <w:szCs w:val="32"/>
              <w:shd w:val="clear" w:color="auto" w:fill="FFFFFF"/>
            </w:rPr>
          </w:rPrChange>
        </w:rPr>
        <w:t xml:space="preserve">when studying </w:t>
      </w:r>
      <w:r w:rsidR="00BD1777" w:rsidRPr="00BD1777">
        <w:rPr>
          <w:rFonts w:cs="Arial"/>
          <w:b/>
          <w:sz w:val="32"/>
          <w:szCs w:val="32"/>
          <w:lang w:val="en-GB"/>
        </w:rPr>
        <w:t xml:space="preserve">the ancestral habitat of </w:t>
      </w:r>
      <w:r w:rsidR="00BD1777" w:rsidRPr="00C54AFB">
        <w:rPr>
          <w:rFonts w:eastAsia="Times New Roman" w:cs="Arial"/>
          <w:b/>
          <w:color w:val="000000"/>
          <w:sz w:val="32"/>
          <w:szCs w:val="32"/>
          <w:shd w:val="clear" w:color="auto" w:fill="FFFFFF"/>
          <w:lang w:val="en-US"/>
          <w:rPrChange w:id="7" w:author="Giorgio Bianchini" w:date="2017-10-29T18:29:00Z">
            <w:rPr>
              <w:rFonts w:eastAsia="Times New Roman" w:cs="Arial"/>
              <w:b/>
              <w:color w:val="000000"/>
              <w:sz w:val="32"/>
              <w:szCs w:val="32"/>
              <w:shd w:val="clear" w:color="auto" w:fill="FFFFFF"/>
            </w:rPr>
          </w:rPrChange>
        </w:rPr>
        <w:t>photosynthetic eukaryotes</w:t>
      </w:r>
      <w:r w:rsidR="00BD1777" w:rsidRPr="00BD1777" w:rsidDel="00BD1777">
        <w:rPr>
          <w:rFonts w:cs="Arial"/>
          <w:color w:val="000000"/>
          <w:sz w:val="32"/>
          <w:szCs w:val="32"/>
          <w:lang w:val="en-US"/>
        </w:rPr>
        <w:t xml:space="preserve"> </w:t>
      </w:r>
    </w:p>
    <w:p w14:paraId="77BB242E" w14:textId="30C878FE" w:rsidR="005A0C8E" w:rsidRPr="00721CC3" w:rsidRDefault="008A38E6" w:rsidP="00927FE9">
      <w:pPr>
        <w:jc w:val="center"/>
        <w:rPr>
          <w:rFonts w:cs="Arial"/>
          <w:sz w:val="20"/>
          <w:szCs w:val="20"/>
          <w:lang w:val="en-US"/>
        </w:rPr>
      </w:pPr>
      <w:r w:rsidRPr="00721CC3">
        <w:rPr>
          <w:rFonts w:cs="Arial"/>
          <w:bCs/>
          <w:color w:val="000000"/>
          <w:sz w:val="20"/>
          <w:szCs w:val="20"/>
          <w:lang w:val="en-US"/>
        </w:rPr>
        <w:t xml:space="preserve">Patricia Sánchez-Baracaldo, Giorgio Bianchini, John P. </w:t>
      </w:r>
      <w:proofErr w:type="spellStart"/>
      <w:r w:rsidRPr="00721CC3">
        <w:rPr>
          <w:rFonts w:cs="Arial"/>
          <w:bCs/>
          <w:color w:val="000000"/>
          <w:sz w:val="20"/>
          <w:szCs w:val="20"/>
          <w:lang w:val="en-US"/>
        </w:rPr>
        <w:t>Huelsenbeck</w:t>
      </w:r>
      <w:proofErr w:type="spellEnd"/>
      <w:r w:rsidRPr="00721CC3">
        <w:rPr>
          <w:rFonts w:cs="Arial"/>
          <w:bCs/>
          <w:color w:val="000000"/>
          <w:sz w:val="20"/>
          <w:szCs w:val="20"/>
          <w:lang w:val="en-US"/>
        </w:rPr>
        <w:t>, John</w:t>
      </w:r>
      <w:r w:rsidRPr="00721CC3">
        <w:rPr>
          <w:rFonts w:cs="Arial"/>
          <w:sz w:val="20"/>
          <w:szCs w:val="20"/>
          <w:lang w:val="en-US"/>
        </w:rPr>
        <w:t xml:space="preserve"> A. Raven, Davide Pisani, and Andrew H. Knoll</w:t>
      </w:r>
    </w:p>
    <w:p w14:paraId="7C322C7A" w14:textId="51E06BC2" w:rsidR="00DD25E6" w:rsidRPr="00721CC3" w:rsidRDefault="005A0C8E" w:rsidP="00927FE9">
      <w:pPr>
        <w:jc w:val="center"/>
        <w:rPr>
          <w:lang w:val="en-US"/>
        </w:rPr>
      </w:pPr>
      <w:r w:rsidRPr="00721CC3">
        <w:rPr>
          <w:rFonts w:cs="Arial"/>
          <w:sz w:val="20"/>
          <w:szCs w:val="20"/>
          <w:lang w:val="en-US"/>
        </w:rPr>
        <w:t xml:space="preserve">27 </w:t>
      </w:r>
      <w:proofErr w:type="gramStart"/>
      <w:r w:rsidRPr="00721CC3">
        <w:rPr>
          <w:rFonts w:cs="Arial"/>
          <w:sz w:val="20"/>
          <w:szCs w:val="20"/>
          <w:lang w:val="en-US"/>
        </w:rPr>
        <w:t>October,</w:t>
      </w:r>
      <w:proofErr w:type="gramEnd"/>
      <w:r w:rsidRPr="00721CC3">
        <w:rPr>
          <w:rFonts w:cs="Arial"/>
          <w:sz w:val="20"/>
          <w:szCs w:val="20"/>
          <w:lang w:val="en-US"/>
        </w:rPr>
        <w:t xml:space="preserve"> 2017</w:t>
      </w:r>
    </w:p>
    <w:sdt>
      <w:sdtPr>
        <w:rPr>
          <w:rFonts w:asciiTheme="minorHAnsi" w:eastAsiaTheme="minorHAnsi" w:hAnsiTheme="minorHAnsi" w:cstheme="minorBidi"/>
          <w:color w:val="auto"/>
          <w:sz w:val="22"/>
          <w:szCs w:val="22"/>
          <w:lang w:val="it-IT"/>
        </w:rPr>
        <w:id w:val="-86928113"/>
        <w:docPartObj>
          <w:docPartGallery w:val="Table of Contents"/>
          <w:docPartUnique/>
        </w:docPartObj>
      </w:sdtPr>
      <w:sdtEndPr>
        <w:rPr>
          <w:b/>
          <w:bCs/>
          <w:noProof/>
        </w:rPr>
      </w:sdtEndPr>
      <w:sdtContent>
        <w:p w14:paraId="425B4981" w14:textId="1BD238F8" w:rsidR="0070011A" w:rsidRDefault="0070011A">
          <w:pPr>
            <w:pStyle w:val="TOCHeading"/>
          </w:pPr>
          <w:r>
            <w:t>Table of Contents</w:t>
          </w:r>
        </w:p>
        <w:p w14:paraId="1E6EF19F" w14:textId="18D125F1" w:rsidR="0070011A" w:rsidRDefault="0070011A">
          <w:pPr>
            <w:pStyle w:val="TOC1"/>
            <w:tabs>
              <w:tab w:val="right" w:leader="dot" w:pos="9628"/>
            </w:tabs>
            <w:rPr>
              <w:noProof/>
            </w:rPr>
          </w:pPr>
          <w:r>
            <w:fldChar w:fldCharType="begin"/>
          </w:r>
          <w:r>
            <w:instrText xml:space="preserve"> TOC \o "1-3" \h \z \u </w:instrText>
          </w:r>
          <w:r>
            <w:fldChar w:fldCharType="separate"/>
          </w:r>
          <w:hyperlink w:anchor="_Toc496791483" w:history="1">
            <w:r w:rsidRPr="009477C2">
              <w:rPr>
                <w:rStyle w:val="Hyperlink"/>
                <w:noProof/>
                <w:lang w:val="en-GB"/>
              </w:rPr>
              <w:t>Data files</w:t>
            </w:r>
            <w:r>
              <w:rPr>
                <w:noProof/>
                <w:webHidden/>
              </w:rPr>
              <w:tab/>
            </w:r>
            <w:r>
              <w:rPr>
                <w:noProof/>
                <w:webHidden/>
              </w:rPr>
              <w:fldChar w:fldCharType="begin"/>
            </w:r>
            <w:r>
              <w:rPr>
                <w:noProof/>
                <w:webHidden/>
              </w:rPr>
              <w:instrText xml:space="preserve"> PAGEREF _Toc496791483 \h </w:instrText>
            </w:r>
            <w:r>
              <w:rPr>
                <w:noProof/>
                <w:webHidden/>
              </w:rPr>
            </w:r>
            <w:r>
              <w:rPr>
                <w:noProof/>
                <w:webHidden/>
              </w:rPr>
              <w:fldChar w:fldCharType="separate"/>
            </w:r>
            <w:r w:rsidR="007B0197">
              <w:rPr>
                <w:noProof/>
                <w:webHidden/>
              </w:rPr>
              <w:t>1</w:t>
            </w:r>
            <w:r>
              <w:rPr>
                <w:noProof/>
                <w:webHidden/>
              </w:rPr>
              <w:fldChar w:fldCharType="end"/>
            </w:r>
          </w:hyperlink>
        </w:p>
        <w:p w14:paraId="213820FA" w14:textId="3E245309" w:rsidR="0070011A" w:rsidRDefault="00C54AFB">
          <w:pPr>
            <w:pStyle w:val="TOC1"/>
            <w:tabs>
              <w:tab w:val="right" w:leader="dot" w:pos="9628"/>
            </w:tabs>
            <w:rPr>
              <w:noProof/>
            </w:rPr>
          </w:pPr>
          <w:hyperlink w:anchor="_Toc496791484" w:history="1">
            <w:r w:rsidR="0070011A" w:rsidRPr="009477C2">
              <w:rPr>
                <w:rStyle w:val="Hyperlink"/>
                <w:noProof/>
                <w:lang w:val="en-GB"/>
              </w:rPr>
              <w:t>Packages</w:t>
            </w:r>
            <w:r w:rsidR="0070011A">
              <w:rPr>
                <w:noProof/>
                <w:webHidden/>
              </w:rPr>
              <w:tab/>
            </w:r>
            <w:r w:rsidR="0070011A">
              <w:rPr>
                <w:noProof/>
                <w:webHidden/>
              </w:rPr>
              <w:fldChar w:fldCharType="begin"/>
            </w:r>
            <w:r w:rsidR="0070011A">
              <w:rPr>
                <w:noProof/>
                <w:webHidden/>
              </w:rPr>
              <w:instrText xml:space="preserve"> PAGEREF _Toc496791484 \h </w:instrText>
            </w:r>
            <w:r w:rsidR="0070011A">
              <w:rPr>
                <w:noProof/>
                <w:webHidden/>
              </w:rPr>
            </w:r>
            <w:r w:rsidR="0070011A">
              <w:rPr>
                <w:noProof/>
                <w:webHidden/>
              </w:rPr>
              <w:fldChar w:fldCharType="separate"/>
            </w:r>
            <w:r w:rsidR="007B0197">
              <w:rPr>
                <w:noProof/>
                <w:webHidden/>
              </w:rPr>
              <w:t>1</w:t>
            </w:r>
            <w:r w:rsidR="0070011A">
              <w:rPr>
                <w:noProof/>
                <w:webHidden/>
              </w:rPr>
              <w:fldChar w:fldCharType="end"/>
            </w:r>
          </w:hyperlink>
        </w:p>
        <w:p w14:paraId="0155E3DA" w14:textId="134FD914" w:rsidR="0070011A" w:rsidRDefault="00C54AFB">
          <w:pPr>
            <w:pStyle w:val="TOC1"/>
            <w:tabs>
              <w:tab w:val="right" w:leader="dot" w:pos="9628"/>
            </w:tabs>
            <w:rPr>
              <w:noProof/>
            </w:rPr>
          </w:pPr>
          <w:hyperlink w:anchor="_Toc496791485" w:history="1">
            <w:r w:rsidR="0070011A" w:rsidRPr="009477C2">
              <w:rPr>
                <w:rStyle w:val="Hyperlink"/>
                <w:noProof/>
                <w:lang w:val="en-GB"/>
              </w:rPr>
              <w:t>Analyses</w:t>
            </w:r>
            <w:r w:rsidR="0070011A">
              <w:rPr>
                <w:noProof/>
                <w:webHidden/>
              </w:rPr>
              <w:tab/>
            </w:r>
            <w:r w:rsidR="0070011A">
              <w:rPr>
                <w:noProof/>
                <w:webHidden/>
              </w:rPr>
              <w:fldChar w:fldCharType="begin"/>
            </w:r>
            <w:r w:rsidR="0070011A">
              <w:rPr>
                <w:noProof/>
                <w:webHidden/>
              </w:rPr>
              <w:instrText xml:space="preserve"> PAGEREF _Toc496791485 \h </w:instrText>
            </w:r>
            <w:r w:rsidR="0070011A">
              <w:rPr>
                <w:noProof/>
                <w:webHidden/>
              </w:rPr>
            </w:r>
            <w:r w:rsidR="0070011A">
              <w:rPr>
                <w:noProof/>
                <w:webHidden/>
              </w:rPr>
              <w:fldChar w:fldCharType="separate"/>
            </w:r>
            <w:r w:rsidR="007B0197">
              <w:rPr>
                <w:noProof/>
                <w:webHidden/>
              </w:rPr>
              <w:t>2</w:t>
            </w:r>
            <w:r w:rsidR="0070011A">
              <w:rPr>
                <w:noProof/>
                <w:webHidden/>
              </w:rPr>
              <w:fldChar w:fldCharType="end"/>
            </w:r>
          </w:hyperlink>
        </w:p>
        <w:p w14:paraId="5712CB2E" w14:textId="4C0F0914" w:rsidR="0070011A" w:rsidRDefault="00C54AFB">
          <w:pPr>
            <w:pStyle w:val="TOC2"/>
            <w:tabs>
              <w:tab w:val="right" w:leader="dot" w:pos="9628"/>
            </w:tabs>
            <w:rPr>
              <w:noProof/>
            </w:rPr>
          </w:pPr>
          <w:hyperlink w:anchor="_Toc496791486" w:history="1">
            <w:r w:rsidR="0070011A" w:rsidRPr="009477C2">
              <w:rPr>
                <w:rStyle w:val="Hyperlink"/>
                <w:noProof/>
                <w:lang w:val="en-GB"/>
              </w:rPr>
              <w:t>Multistate data</w:t>
            </w:r>
            <w:r w:rsidR="0070011A">
              <w:rPr>
                <w:noProof/>
                <w:webHidden/>
              </w:rPr>
              <w:tab/>
            </w:r>
            <w:r w:rsidR="0070011A">
              <w:rPr>
                <w:noProof/>
                <w:webHidden/>
              </w:rPr>
              <w:fldChar w:fldCharType="begin"/>
            </w:r>
            <w:r w:rsidR="0070011A">
              <w:rPr>
                <w:noProof/>
                <w:webHidden/>
              </w:rPr>
              <w:instrText xml:space="preserve"> PAGEREF _Toc496791486 \h </w:instrText>
            </w:r>
            <w:r w:rsidR="0070011A">
              <w:rPr>
                <w:noProof/>
                <w:webHidden/>
              </w:rPr>
            </w:r>
            <w:r w:rsidR="0070011A">
              <w:rPr>
                <w:noProof/>
                <w:webHidden/>
              </w:rPr>
              <w:fldChar w:fldCharType="separate"/>
            </w:r>
            <w:r w:rsidR="007B0197">
              <w:rPr>
                <w:noProof/>
                <w:webHidden/>
              </w:rPr>
              <w:t>2</w:t>
            </w:r>
            <w:r w:rsidR="0070011A">
              <w:rPr>
                <w:noProof/>
                <w:webHidden/>
              </w:rPr>
              <w:fldChar w:fldCharType="end"/>
            </w:r>
          </w:hyperlink>
        </w:p>
        <w:p w14:paraId="07098B44" w14:textId="52144823" w:rsidR="0070011A" w:rsidRDefault="00C54AFB">
          <w:pPr>
            <w:pStyle w:val="TOC3"/>
            <w:tabs>
              <w:tab w:val="right" w:leader="dot" w:pos="9628"/>
            </w:tabs>
            <w:rPr>
              <w:noProof/>
            </w:rPr>
          </w:pPr>
          <w:hyperlink w:anchor="_Toc496791487" w:history="1">
            <w:r w:rsidR="0070011A" w:rsidRPr="009477C2">
              <w:rPr>
                <w:rStyle w:val="Hyperlink"/>
                <w:noProof/>
                <w:lang w:val="en-GB"/>
              </w:rPr>
              <w:t>Phytools</w:t>
            </w:r>
            <w:r w:rsidR="0070011A">
              <w:rPr>
                <w:noProof/>
                <w:webHidden/>
              </w:rPr>
              <w:tab/>
            </w:r>
            <w:r w:rsidR="0070011A">
              <w:rPr>
                <w:noProof/>
                <w:webHidden/>
              </w:rPr>
              <w:fldChar w:fldCharType="begin"/>
            </w:r>
            <w:r w:rsidR="0070011A">
              <w:rPr>
                <w:noProof/>
                <w:webHidden/>
              </w:rPr>
              <w:instrText xml:space="preserve"> PAGEREF _Toc496791487 \h </w:instrText>
            </w:r>
            <w:r w:rsidR="0070011A">
              <w:rPr>
                <w:noProof/>
                <w:webHidden/>
              </w:rPr>
            </w:r>
            <w:r w:rsidR="0070011A">
              <w:rPr>
                <w:noProof/>
                <w:webHidden/>
              </w:rPr>
              <w:fldChar w:fldCharType="separate"/>
            </w:r>
            <w:r w:rsidR="007B0197">
              <w:rPr>
                <w:noProof/>
                <w:webHidden/>
              </w:rPr>
              <w:t>2</w:t>
            </w:r>
            <w:r w:rsidR="0070011A">
              <w:rPr>
                <w:noProof/>
                <w:webHidden/>
              </w:rPr>
              <w:fldChar w:fldCharType="end"/>
            </w:r>
          </w:hyperlink>
        </w:p>
        <w:p w14:paraId="14306FB2" w14:textId="6F203B28" w:rsidR="0070011A" w:rsidRDefault="00C54AFB">
          <w:pPr>
            <w:pStyle w:val="TOC3"/>
            <w:tabs>
              <w:tab w:val="right" w:leader="dot" w:pos="9628"/>
            </w:tabs>
            <w:rPr>
              <w:noProof/>
            </w:rPr>
          </w:pPr>
          <w:r>
            <w:fldChar w:fldCharType="begin"/>
          </w:r>
          <w:r>
            <w:instrText xml:space="preserve"> HYPERLINK \l "_Toc496791488" </w:instrText>
          </w:r>
          <w:r>
            <w:fldChar w:fldCharType="separate"/>
          </w:r>
          <w:r w:rsidR="0070011A" w:rsidRPr="009477C2">
            <w:rPr>
              <w:rStyle w:val="Hyperlink"/>
              <w:noProof/>
              <w:lang w:val="en-GB"/>
            </w:rPr>
            <w:t>CorHMM</w:t>
          </w:r>
          <w:r w:rsidR="0070011A">
            <w:rPr>
              <w:noProof/>
              <w:webHidden/>
            </w:rPr>
            <w:tab/>
          </w:r>
          <w:r w:rsidR="0070011A">
            <w:rPr>
              <w:noProof/>
              <w:webHidden/>
            </w:rPr>
            <w:fldChar w:fldCharType="begin"/>
          </w:r>
          <w:r w:rsidR="0070011A">
            <w:rPr>
              <w:noProof/>
              <w:webHidden/>
            </w:rPr>
            <w:instrText xml:space="preserve"> PAGEREF _Toc496791488 \h </w:instrText>
          </w:r>
          <w:r w:rsidR="0070011A">
            <w:rPr>
              <w:noProof/>
              <w:webHidden/>
            </w:rPr>
          </w:r>
          <w:r w:rsidR="0070011A">
            <w:rPr>
              <w:noProof/>
              <w:webHidden/>
            </w:rPr>
            <w:fldChar w:fldCharType="separate"/>
          </w:r>
          <w:ins w:id="8" w:author="Giorgio Bianchini" w:date="2017-10-29T18:39:00Z">
            <w:r w:rsidR="007B0197">
              <w:rPr>
                <w:noProof/>
                <w:webHidden/>
              </w:rPr>
              <w:t>2</w:t>
            </w:r>
          </w:ins>
          <w:del w:id="9" w:author="Giorgio Bianchini" w:date="2017-10-29T18:39:00Z">
            <w:r w:rsidR="002A10E6" w:rsidDel="007B0197">
              <w:rPr>
                <w:noProof/>
                <w:webHidden/>
              </w:rPr>
              <w:delText>7</w:delText>
            </w:r>
          </w:del>
          <w:r w:rsidR="0070011A">
            <w:rPr>
              <w:noProof/>
              <w:webHidden/>
            </w:rPr>
            <w:fldChar w:fldCharType="end"/>
          </w:r>
          <w:r>
            <w:rPr>
              <w:noProof/>
            </w:rPr>
            <w:fldChar w:fldCharType="end"/>
          </w:r>
        </w:p>
        <w:p w14:paraId="2139B7CA" w14:textId="428A6292" w:rsidR="0070011A" w:rsidRDefault="00C54AFB">
          <w:pPr>
            <w:pStyle w:val="TOC2"/>
            <w:tabs>
              <w:tab w:val="right" w:leader="dot" w:pos="9628"/>
            </w:tabs>
            <w:rPr>
              <w:noProof/>
            </w:rPr>
          </w:pPr>
          <w:r>
            <w:fldChar w:fldCharType="begin"/>
          </w:r>
          <w:r>
            <w:instrText xml:space="preserve"> HYPERLINK \l "_Toc496791489" </w:instrText>
          </w:r>
          <w:r>
            <w:fldChar w:fldCharType="separate"/>
          </w:r>
          <w:r w:rsidR="0070011A" w:rsidRPr="009477C2">
            <w:rPr>
              <w:rStyle w:val="Hyperlink"/>
              <w:noProof/>
              <w:lang w:val="en-GB"/>
            </w:rPr>
            <w:t>Binary data</w:t>
          </w:r>
          <w:r w:rsidR="0070011A">
            <w:rPr>
              <w:noProof/>
              <w:webHidden/>
            </w:rPr>
            <w:tab/>
          </w:r>
          <w:r w:rsidR="0070011A">
            <w:rPr>
              <w:noProof/>
              <w:webHidden/>
            </w:rPr>
            <w:fldChar w:fldCharType="begin"/>
          </w:r>
          <w:r w:rsidR="0070011A">
            <w:rPr>
              <w:noProof/>
              <w:webHidden/>
            </w:rPr>
            <w:instrText xml:space="preserve"> PAGEREF _Toc496791489 \h </w:instrText>
          </w:r>
          <w:r w:rsidR="0070011A">
            <w:rPr>
              <w:noProof/>
              <w:webHidden/>
            </w:rPr>
          </w:r>
          <w:r w:rsidR="0070011A">
            <w:rPr>
              <w:noProof/>
              <w:webHidden/>
            </w:rPr>
            <w:fldChar w:fldCharType="separate"/>
          </w:r>
          <w:ins w:id="10" w:author="Giorgio Bianchini" w:date="2017-10-29T18:39:00Z">
            <w:r w:rsidR="007B0197">
              <w:rPr>
                <w:noProof/>
                <w:webHidden/>
              </w:rPr>
              <w:t>2</w:t>
            </w:r>
          </w:ins>
          <w:del w:id="11" w:author="Giorgio Bianchini" w:date="2017-10-29T18:39:00Z">
            <w:r w:rsidR="002A10E6" w:rsidDel="007B0197">
              <w:rPr>
                <w:noProof/>
                <w:webHidden/>
              </w:rPr>
              <w:delText>10</w:delText>
            </w:r>
          </w:del>
          <w:r w:rsidR="0070011A">
            <w:rPr>
              <w:noProof/>
              <w:webHidden/>
            </w:rPr>
            <w:fldChar w:fldCharType="end"/>
          </w:r>
          <w:r>
            <w:rPr>
              <w:noProof/>
            </w:rPr>
            <w:fldChar w:fldCharType="end"/>
          </w:r>
        </w:p>
        <w:p w14:paraId="3E4C75BB" w14:textId="51F44A63" w:rsidR="0070011A" w:rsidRDefault="00C54AFB">
          <w:pPr>
            <w:pStyle w:val="TOC3"/>
            <w:tabs>
              <w:tab w:val="right" w:leader="dot" w:pos="9628"/>
            </w:tabs>
            <w:rPr>
              <w:noProof/>
            </w:rPr>
          </w:pPr>
          <w:r>
            <w:fldChar w:fldCharType="begin"/>
          </w:r>
          <w:r>
            <w:instrText xml:space="preserve"> HYPERLINK \l "_Toc496791490" </w:instrText>
          </w:r>
          <w:r>
            <w:fldChar w:fldCharType="separate"/>
          </w:r>
          <w:r w:rsidR="0070011A" w:rsidRPr="009477C2">
            <w:rPr>
              <w:rStyle w:val="Hyperlink"/>
              <w:noProof/>
              <w:lang w:val="en-GB"/>
            </w:rPr>
            <w:t>Phytools</w:t>
          </w:r>
          <w:r w:rsidR="0070011A">
            <w:rPr>
              <w:noProof/>
              <w:webHidden/>
            </w:rPr>
            <w:tab/>
          </w:r>
          <w:r w:rsidR="0070011A">
            <w:rPr>
              <w:noProof/>
              <w:webHidden/>
            </w:rPr>
            <w:fldChar w:fldCharType="begin"/>
          </w:r>
          <w:r w:rsidR="0070011A">
            <w:rPr>
              <w:noProof/>
              <w:webHidden/>
            </w:rPr>
            <w:instrText xml:space="preserve"> PAGEREF _Toc496791490 \h </w:instrText>
          </w:r>
          <w:r w:rsidR="0070011A">
            <w:rPr>
              <w:noProof/>
              <w:webHidden/>
            </w:rPr>
          </w:r>
          <w:r w:rsidR="0070011A">
            <w:rPr>
              <w:noProof/>
              <w:webHidden/>
            </w:rPr>
            <w:fldChar w:fldCharType="separate"/>
          </w:r>
          <w:ins w:id="12" w:author="Giorgio Bianchini" w:date="2017-10-29T18:39:00Z">
            <w:r w:rsidR="007B0197">
              <w:rPr>
                <w:noProof/>
                <w:webHidden/>
              </w:rPr>
              <w:t>2</w:t>
            </w:r>
          </w:ins>
          <w:del w:id="13" w:author="Giorgio Bianchini" w:date="2017-10-29T18:39:00Z">
            <w:r w:rsidR="002A10E6" w:rsidDel="007B0197">
              <w:rPr>
                <w:noProof/>
                <w:webHidden/>
              </w:rPr>
              <w:delText>10</w:delText>
            </w:r>
          </w:del>
          <w:r w:rsidR="0070011A">
            <w:rPr>
              <w:noProof/>
              <w:webHidden/>
            </w:rPr>
            <w:fldChar w:fldCharType="end"/>
          </w:r>
          <w:r>
            <w:rPr>
              <w:noProof/>
            </w:rPr>
            <w:fldChar w:fldCharType="end"/>
          </w:r>
        </w:p>
        <w:p w14:paraId="164D6D5D" w14:textId="23D69F85" w:rsidR="0070011A" w:rsidRDefault="00C54AFB">
          <w:pPr>
            <w:pStyle w:val="TOC3"/>
            <w:tabs>
              <w:tab w:val="right" w:leader="dot" w:pos="9628"/>
            </w:tabs>
            <w:rPr>
              <w:noProof/>
            </w:rPr>
          </w:pPr>
          <w:r>
            <w:fldChar w:fldCharType="begin"/>
          </w:r>
          <w:r>
            <w:instrText xml:space="preserve"> HYPERLINK \l "_Toc496791491" </w:instrText>
          </w:r>
          <w:r>
            <w:fldChar w:fldCharType="separate"/>
          </w:r>
          <w:r w:rsidR="0070011A" w:rsidRPr="009477C2">
            <w:rPr>
              <w:rStyle w:val="Hyperlink"/>
              <w:noProof/>
              <w:lang w:val="en-GB"/>
            </w:rPr>
            <w:t>CorHMM</w:t>
          </w:r>
          <w:r w:rsidR="0070011A">
            <w:rPr>
              <w:noProof/>
              <w:webHidden/>
            </w:rPr>
            <w:tab/>
          </w:r>
          <w:r w:rsidR="0070011A">
            <w:rPr>
              <w:noProof/>
              <w:webHidden/>
            </w:rPr>
            <w:fldChar w:fldCharType="begin"/>
          </w:r>
          <w:r w:rsidR="0070011A">
            <w:rPr>
              <w:noProof/>
              <w:webHidden/>
            </w:rPr>
            <w:instrText xml:space="preserve"> PAGEREF _Toc496791491 \h </w:instrText>
          </w:r>
          <w:r w:rsidR="0070011A">
            <w:rPr>
              <w:noProof/>
              <w:webHidden/>
            </w:rPr>
          </w:r>
          <w:r w:rsidR="0070011A">
            <w:rPr>
              <w:noProof/>
              <w:webHidden/>
            </w:rPr>
            <w:fldChar w:fldCharType="separate"/>
          </w:r>
          <w:ins w:id="14" w:author="Giorgio Bianchini" w:date="2017-10-29T18:39:00Z">
            <w:r w:rsidR="007B0197">
              <w:rPr>
                <w:noProof/>
                <w:webHidden/>
              </w:rPr>
              <w:t>2</w:t>
            </w:r>
          </w:ins>
          <w:del w:id="15" w:author="Giorgio Bianchini" w:date="2017-10-29T18:39:00Z">
            <w:r w:rsidR="002A10E6" w:rsidDel="007B0197">
              <w:rPr>
                <w:noProof/>
                <w:webHidden/>
              </w:rPr>
              <w:delText>14</w:delText>
            </w:r>
          </w:del>
          <w:r w:rsidR="0070011A">
            <w:rPr>
              <w:noProof/>
              <w:webHidden/>
            </w:rPr>
            <w:fldChar w:fldCharType="end"/>
          </w:r>
          <w:r>
            <w:rPr>
              <w:noProof/>
            </w:rPr>
            <w:fldChar w:fldCharType="end"/>
          </w:r>
        </w:p>
        <w:p w14:paraId="336947E0" w14:textId="7BB265D6" w:rsidR="0070011A" w:rsidRDefault="00C54AFB">
          <w:pPr>
            <w:pStyle w:val="TOC1"/>
            <w:tabs>
              <w:tab w:val="right" w:leader="dot" w:pos="9628"/>
            </w:tabs>
            <w:rPr>
              <w:noProof/>
            </w:rPr>
          </w:pPr>
          <w:r>
            <w:fldChar w:fldCharType="begin"/>
          </w:r>
          <w:r>
            <w:instrText xml:space="preserve"> HYPERLINK \l "_Toc496791492" </w:instrText>
          </w:r>
          <w:r>
            <w:fldChar w:fldCharType="separate"/>
          </w:r>
          <w:r w:rsidR="0070011A" w:rsidRPr="009477C2">
            <w:rPr>
              <w:rStyle w:val="Hyperlink"/>
              <w:noProof/>
              <w:lang w:val="en-US"/>
            </w:rPr>
            <w:t>Conclusions</w:t>
          </w:r>
          <w:r w:rsidR="0070011A">
            <w:rPr>
              <w:noProof/>
              <w:webHidden/>
            </w:rPr>
            <w:tab/>
          </w:r>
          <w:r w:rsidR="0070011A">
            <w:rPr>
              <w:noProof/>
              <w:webHidden/>
            </w:rPr>
            <w:fldChar w:fldCharType="begin"/>
          </w:r>
          <w:r w:rsidR="0070011A">
            <w:rPr>
              <w:noProof/>
              <w:webHidden/>
            </w:rPr>
            <w:instrText xml:space="preserve"> PAGEREF _Toc496791492 \h </w:instrText>
          </w:r>
          <w:r w:rsidR="0070011A">
            <w:rPr>
              <w:noProof/>
              <w:webHidden/>
            </w:rPr>
          </w:r>
          <w:r w:rsidR="0070011A">
            <w:rPr>
              <w:noProof/>
              <w:webHidden/>
            </w:rPr>
            <w:fldChar w:fldCharType="separate"/>
          </w:r>
          <w:ins w:id="16" w:author="Giorgio Bianchini" w:date="2017-10-29T18:39:00Z">
            <w:r w:rsidR="007B0197">
              <w:rPr>
                <w:noProof/>
                <w:webHidden/>
              </w:rPr>
              <w:t>2</w:t>
            </w:r>
          </w:ins>
          <w:del w:id="17" w:author="Giorgio Bianchini" w:date="2017-10-29T18:39:00Z">
            <w:r w:rsidR="002A10E6" w:rsidDel="007B0197">
              <w:rPr>
                <w:noProof/>
                <w:webHidden/>
              </w:rPr>
              <w:delText>15</w:delText>
            </w:r>
          </w:del>
          <w:r w:rsidR="0070011A">
            <w:rPr>
              <w:noProof/>
              <w:webHidden/>
            </w:rPr>
            <w:fldChar w:fldCharType="end"/>
          </w:r>
          <w:r>
            <w:rPr>
              <w:noProof/>
            </w:rPr>
            <w:fldChar w:fldCharType="end"/>
          </w:r>
        </w:p>
        <w:p w14:paraId="68F733F7" w14:textId="05F9CF9C" w:rsidR="0070011A" w:rsidRDefault="00C54AFB">
          <w:pPr>
            <w:pStyle w:val="TOC1"/>
            <w:tabs>
              <w:tab w:val="right" w:leader="dot" w:pos="9628"/>
            </w:tabs>
            <w:rPr>
              <w:noProof/>
            </w:rPr>
          </w:pPr>
          <w:r>
            <w:fldChar w:fldCharType="begin"/>
          </w:r>
          <w:r>
            <w:instrText xml:space="preserve"> HYPERLINK \l "_Toc496791493" </w:instrText>
          </w:r>
          <w:r>
            <w:fldChar w:fldCharType="separate"/>
          </w:r>
          <w:r w:rsidR="0070011A" w:rsidRPr="009477C2">
            <w:rPr>
              <w:rStyle w:val="Hyperlink"/>
              <w:noProof/>
            </w:rPr>
            <w:t>References</w:t>
          </w:r>
          <w:r w:rsidR="0070011A">
            <w:rPr>
              <w:noProof/>
              <w:webHidden/>
            </w:rPr>
            <w:tab/>
          </w:r>
          <w:r w:rsidR="0070011A">
            <w:rPr>
              <w:noProof/>
              <w:webHidden/>
            </w:rPr>
            <w:fldChar w:fldCharType="begin"/>
          </w:r>
          <w:r w:rsidR="0070011A">
            <w:rPr>
              <w:noProof/>
              <w:webHidden/>
            </w:rPr>
            <w:instrText xml:space="preserve"> PAGEREF _Toc496791493 \h </w:instrText>
          </w:r>
          <w:r w:rsidR="0070011A">
            <w:rPr>
              <w:noProof/>
              <w:webHidden/>
            </w:rPr>
          </w:r>
          <w:r w:rsidR="0070011A">
            <w:rPr>
              <w:noProof/>
              <w:webHidden/>
            </w:rPr>
            <w:fldChar w:fldCharType="separate"/>
          </w:r>
          <w:ins w:id="18" w:author="Giorgio Bianchini" w:date="2017-10-29T18:39:00Z">
            <w:r w:rsidR="007B0197">
              <w:rPr>
                <w:noProof/>
                <w:webHidden/>
              </w:rPr>
              <w:t>2</w:t>
            </w:r>
          </w:ins>
          <w:del w:id="19" w:author="Giorgio Bianchini" w:date="2017-10-29T18:39:00Z">
            <w:r w:rsidR="002A10E6" w:rsidDel="007B0197">
              <w:rPr>
                <w:noProof/>
                <w:webHidden/>
              </w:rPr>
              <w:delText>16</w:delText>
            </w:r>
          </w:del>
          <w:r w:rsidR="0070011A">
            <w:rPr>
              <w:noProof/>
              <w:webHidden/>
            </w:rPr>
            <w:fldChar w:fldCharType="end"/>
          </w:r>
          <w:r>
            <w:rPr>
              <w:noProof/>
            </w:rPr>
            <w:fldChar w:fldCharType="end"/>
          </w:r>
        </w:p>
        <w:p w14:paraId="6E917188" w14:textId="5B9E59BA" w:rsidR="0070011A" w:rsidRDefault="00C54AFB">
          <w:pPr>
            <w:pStyle w:val="TOC1"/>
            <w:tabs>
              <w:tab w:val="right" w:leader="dot" w:pos="9628"/>
            </w:tabs>
            <w:rPr>
              <w:noProof/>
            </w:rPr>
          </w:pPr>
          <w:r>
            <w:fldChar w:fldCharType="begin"/>
          </w:r>
          <w:r>
            <w:instrText xml:space="preserve"> HYPERLINK \l "_Toc496791494" </w:instrText>
          </w:r>
          <w:r>
            <w:fldChar w:fldCharType="separate"/>
          </w:r>
          <w:r w:rsidR="0070011A" w:rsidRPr="009477C2">
            <w:rPr>
              <w:rStyle w:val="Hyperlink"/>
              <w:noProof/>
              <w:lang w:val="en-US"/>
            </w:rPr>
            <w:t>Scripts</w:t>
          </w:r>
          <w:r w:rsidR="0070011A">
            <w:rPr>
              <w:noProof/>
              <w:webHidden/>
            </w:rPr>
            <w:tab/>
          </w:r>
          <w:r w:rsidR="0070011A">
            <w:rPr>
              <w:noProof/>
              <w:webHidden/>
            </w:rPr>
            <w:fldChar w:fldCharType="begin"/>
          </w:r>
          <w:r w:rsidR="0070011A">
            <w:rPr>
              <w:noProof/>
              <w:webHidden/>
            </w:rPr>
            <w:instrText xml:space="preserve"> PAGEREF _Toc496791494 \h </w:instrText>
          </w:r>
          <w:r w:rsidR="0070011A">
            <w:rPr>
              <w:noProof/>
              <w:webHidden/>
            </w:rPr>
          </w:r>
          <w:r w:rsidR="0070011A">
            <w:rPr>
              <w:noProof/>
              <w:webHidden/>
            </w:rPr>
            <w:fldChar w:fldCharType="separate"/>
          </w:r>
          <w:ins w:id="20" w:author="Giorgio Bianchini" w:date="2017-10-29T18:39:00Z">
            <w:r w:rsidR="007B0197">
              <w:rPr>
                <w:noProof/>
                <w:webHidden/>
              </w:rPr>
              <w:t>2</w:t>
            </w:r>
          </w:ins>
          <w:del w:id="21" w:author="Giorgio Bianchini" w:date="2017-10-29T18:39:00Z">
            <w:r w:rsidR="002A10E6" w:rsidDel="007B0197">
              <w:rPr>
                <w:noProof/>
                <w:webHidden/>
              </w:rPr>
              <w:delText>17</w:delText>
            </w:r>
          </w:del>
          <w:r w:rsidR="0070011A">
            <w:rPr>
              <w:noProof/>
              <w:webHidden/>
            </w:rPr>
            <w:fldChar w:fldCharType="end"/>
          </w:r>
          <w:r>
            <w:rPr>
              <w:noProof/>
            </w:rPr>
            <w:fldChar w:fldCharType="end"/>
          </w:r>
        </w:p>
        <w:p w14:paraId="431FA29E" w14:textId="7D360106" w:rsidR="0070011A" w:rsidRDefault="0070011A">
          <w:r>
            <w:rPr>
              <w:b/>
              <w:bCs/>
              <w:noProof/>
            </w:rPr>
            <w:fldChar w:fldCharType="end"/>
          </w:r>
        </w:p>
      </w:sdtContent>
    </w:sdt>
    <w:p w14:paraId="510F6914" w14:textId="77777777" w:rsidR="0070011A" w:rsidRDefault="0070011A" w:rsidP="00DD25E6">
      <w:pPr>
        <w:pStyle w:val="Heading1"/>
        <w:jc w:val="both"/>
        <w:rPr>
          <w:lang w:val="en-GB"/>
        </w:rPr>
      </w:pPr>
    </w:p>
    <w:p w14:paraId="02DD97B4" w14:textId="3A7C63DA" w:rsidR="00FC31E5" w:rsidRPr="00462F08" w:rsidRDefault="007972CB" w:rsidP="00DD25E6">
      <w:pPr>
        <w:pStyle w:val="Heading1"/>
        <w:jc w:val="both"/>
        <w:rPr>
          <w:lang w:val="en-US"/>
        </w:rPr>
      </w:pPr>
      <w:bookmarkStart w:id="22" w:name="_Toc496791483"/>
      <w:r w:rsidRPr="007972CB">
        <w:rPr>
          <w:lang w:val="en-GB"/>
        </w:rPr>
        <w:t>Data files</w:t>
      </w:r>
      <w:bookmarkEnd w:id="22"/>
    </w:p>
    <w:p w14:paraId="63CA768D" w14:textId="4FA65D82" w:rsidR="007972CB" w:rsidRDefault="00332492" w:rsidP="009712F9">
      <w:pPr>
        <w:jc w:val="both"/>
        <w:rPr>
          <w:lang w:val="en-GB"/>
        </w:rPr>
      </w:pPr>
      <w:r>
        <w:rPr>
          <w:lang w:val="en-GB"/>
        </w:rPr>
        <w:t>W</w:t>
      </w:r>
      <w:r w:rsidR="007972CB">
        <w:rPr>
          <w:lang w:val="en-GB"/>
        </w:rPr>
        <w:t>e use</w:t>
      </w:r>
      <w:r w:rsidR="00462F08">
        <w:rPr>
          <w:lang w:val="en-GB"/>
        </w:rPr>
        <w:t>d</w:t>
      </w:r>
      <w:r w:rsidR="007972CB">
        <w:rPr>
          <w:lang w:val="en-GB"/>
        </w:rPr>
        <w:t xml:space="preserve"> data </w:t>
      </w:r>
      <w:r w:rsidR="00002E3A">
        <w:rPr>
          <w:lang w:val="en-GB"/>
        </w:rPr>
        <w:t xml:space="preserve">from </w:t>
      </w:r>
      <w:r w:rsidR="0099479F">
        <w:rPr>
          <w:lang w:val="en-GB"/>
        </w:rPr>
        <w:t xml:space="preserve">the </w:t>
      </w:r>
      <w:r w:rsidR="007972CB">
        <w:rPr>
          <w:lang w:val="en-GB"/>
        </w:rPr>
        <w:t xml:space="preserve">Sánchez-Baracaldo et al. </w:t>
      </w:r>
      <w:sdt>
        <w:sdtPr>
          <w:rPr>
            <w:lang w:val="en-GB"/>
          </w:rPr>
          <w:id w:val="121974711"/>
          <w:citation/>
        </w:sdtPr>
        <w:sdtContent>
          <w:r w:rsidR="007972CB">
            <w:rPr>
              <w:lang w:val="en-GB"/>
            </w:rPr>
            <w:fldChar w:fldCharType="begin"/>
          </w:r>
          <w:r w:rsidR="007972CB" w:rsidRPr="007972CB">
            <w:rPr>
              <w:lang w:val="en-GB"/>
            </w:rPr>
            <w:instrText xml:space="preserve"> CITATION PSá17 \l 1040 </w:instrText>
          </w:r>
          <w:r w:rsidR="007972CB">
            <w:rPr>
              <w:lang w:val="en-GB"/>
            </w:rPr>
            <w:fldChar w:fldCharType="separate"/>
          </w:r>
          <w:r w:rsidR="007972CB" w:rsidRPr="007972CB">
            <w:rPr>
              <w:noProof/>
              <w:lang w:val="en-GB"/>
            </w:rPr>
            <w:t>[2]</w:t>
          </w:r>
          <w:r w:rsidR="007972CB">
            <w:rPr>
              <w:lang w:val="en-GB"/>
            </w:rPr>
            <w:fldChar w:fldCharType="end"/>
          </w:r>
        </w:sdtContent>
      </w:sdt>
      <w:r w:rsidR="007972CB">
        <w:rPr>
          <w:lang w:val="en-GB"/>
        </w:rPr>
        <w:t xml:space="preserve">, which are available on </w:t>
      </w:r>
      <w:proofErr w:type="spellStart"/>
      <w:r w:rsidR="007972CB">
        <w:rPr>
          <w:lang w:val="en-GB"/>
        </w:rPr>
        <w:t>DataDryad</w:t>
      </w:r>
      <w:proofErr w:type="spellEnd"/>
      <w:r w:rsidR="007972CB">
        <w:rPr>
          <w:lang w:val="en-GB"/>
        </w:rPr>
        <w:t xml:space="preserve"> </w:t>
      </w:r>
      <w:sdt>
        <w:sdtPr>
          <w:rPr>
            <w:lang w:val="en-GB"/>
          </w:rPr>
          <w:id w:val="-1016152151"/>
          <w:citation/>
        </w:sdtPr>
        <w:sdtContent>
          <w:r w:rsidR="007972CB">
            <w:rPr>
              <w:lang w:val="en-GB"/>
            </w:rPr>
            <w:fldChar w:fldCharType="begin"/>
          </w:r>
          <w:r w:rsidR="007972CB" w:rsidRPr="007972CB">
            <w:rPr>
              <w:lang w:val="en-GB"/>
            </w:rPr>
            <w:instrText xml:space="preserve"> CITATION PSá171 \l 1040 </w:instrText>
          </w:r>
          <w:r w:rsidR="007972CB">
            <w:rPr>
              <w:lang w:val="en-GB"/>
            </w:rPr>
            <w:fldChar w:fldCharType="separate"/>
          </w:r>
          <w:r w:rsidR="007972CB" w:rsidRPr="007972CB">
            <w:rPr>
              <w:noProof/>
              <w:lang w:val="en-GB"/>
            </w:rPr>
            <w:t>[3]</w:t>
          </w:r>
          <w:r w:rsidR="007972CB">
            <w:rPr>
              <w:lang w:val="en-GB"/>
            </w:rPr>
            <w:fldChar w:fldCharType="end"/>
          </w:r>
        </w:sdtContent>
      </w:sdt>
      <w:r w:rsidR="007972CB">
        <w:rPr>
          <w:lang w:val="en-GB"/>
        </w:rPr>
        <w:t xml:space="preserve">. </w:t>
      </w:r>
      <w:r w:rsidR="00305E9E">
        <w:rPr>
          <w:lang w:val="en-GB"/>
        </w:rPr>
        <w:t>The two datasets analysed</w:t>
      </w:r>
      <w:r w:rsidR="007972CB">
        <w:rPr>
          <w:lang w:val="en-GB"/>
        </w:rPr>
        <w:t xml:space="preserve"> consist of a “multistate” dataset, </w:t>
      </w:r>
      <w:r w:rsidR="0099479F">
        <w:rPr>
          <w:lang w:val="en-GB"/>
        </w:rPr>
        <w:t xml:space="preserve">in </w:t>
      </w:r>
      <w:r w:rsidR="007972CB">
        <w:rPr>
          <w:lang w:val="en-GB"/>
        </w:rPr>
        <w:t xml:space="preserve">which </w:t>
      </w:r>
      <w:r w:rsidR="00214012">
        <w:rPr>
          <w:lang w:val="en-GB"/>
        </w:rPr>
        <w:t xml:space="preserve">taxa character states are defined as </w:t>
      </w:r>
      <w:r w:rsidR="00214012">
        <w:rPr>
          <w:i/>
          <w:lang w:val="en-GB"/>
        </w:rPr>
        <w:t>Freshwater</w:t>
      </w:r>
      <w:r w:rsidR="00214012">
        <w:rPr>
          <w:lang w:val="en-GB"/>
        </w:rPr>
        <w:t xml:space="preserve"> (0), </w:t>
      </w:r>
      <w:r w:rsidR="00214012">
        <w:rPr>
          <w:i/>
          <w:lang w:val="en-GB"/>
        </w:rPr>
        <w:t xml:space="preserve">Marine </w:t>
      </w:r>
      <w:r w:rsidR="00214012">
        <w:rPr>
          <w:lang w:val="en-GB"/>
        </w:rPr>
        <w:t>(1),</w:t>
      </w:r>
      <w:r w:rsidR="007972CB">
        <w:rPr>
          <w:lang w:val="en-GB"/>
        </w:rPr>
        <w:t xml:space="preserve"> or </w:t>
      </w:r>
      <w:r w:rsidR="007972CB">
        <w:rPr>
          <w:i/>
          <w:lang w:val="en-GB"/>
        </w:rPr>
        <w:t xml:space="preserve">Brackish </w:t>
      </w:r>
      <w:r w:rsidR="007972CB">
        <w:rPr>
          <w:lang w:val="en-GB"/>
        </w:rPr>
        <w:t>(2)</w:t>
      </w:r>
      <w:r w:rsidR="00214012">
        <w:rPr>
          <w:lang w:val="en-GB"/>
        </w:rPr>
        <w:t>, and a</w:t>
      </w:r>
      <w:r w:rsidR="007972CB">
        <w:rPr>
          <w:lang w:val="en-GB"/>
        </w:rPr>
        <w:t xml:space="preserve"> “binary” dataset, in which </w:t>
      </w:r>
      <w:r w:rsidR="009D5256">
        <w:rPr>
          <w:lang w:val="en-GB"/>
        </w:rPr>
        <w:t>character state</w:t>
      </w:r>
      <w:r w:rsidR="00DD5BDB">
        <w:rPr>
          <w:lang w:val="en-GB"/>
        </w:rPr>
        <w:t xml:space="preserve"> </w:t>
      </w:r>
      <w:r w:rsidR="00F84450">
        <w:rPr>
          <w:lang w:val="en-GB"/>
        </w:rPr>
        <w:t xml:space="preserve">for </w:t>
      </w:r>
      <w:r w:rsidR="007972CB">
        <w:rPr>
          <w:lang w:val="en-GB"/>
        </w:rPr>
        <w:t xml:space="preserve">brackish </w:t>
      </w:r>
      <w:r w:rsidR="0072225B">
        <w:rPr>
          <w:lang w:val="en-GB"/>
        </w:rPr>
        <w:t xml:space="preserve">taxa </w:t>
      </w:r>
      <w:r w:rsidR="007972CB">
        <w:rPr>
          <w:lang w:val="en-GB"/>
        </w:rPr>
        <w:t>are coded as marine.</w:t>
      </w:r>
      <w:r w:rsidR="00305E9E">
        <w:rPr>
          <w:lang w:val="en-GB"/>
        </w:rPr>
        <w:t xml:space="preserve"> </w:t>
      </w:r>
      <w:r w:rsidR="00784F5D">
        <w:rPr>
          <w:lang w:val="en-GB"/>
        </w:rPr>
        <w:t xml:space="preserve"> </w:t>
      </w:r>
      <w:r w:rsidR="00305E9E">
        <w:rPr>
          <w:lang w:val="en-GB"/>
        </w:rPr>
        <w:t>The “binary” dataset</w:t>
      </w:r>
      <w:r w:rsidR="00784F5D">
        <w:rPr>
          <w:lang w:val="en-GB"/>
        </w:rPr>
        <w:t xml:space="preserve"> was </w:t>
      </w:r>
      <w:r w:rsidR="00E451B3">
        <w:rPr>
          <w:lang w:val="en-GB"/>
        </w:rPr>
        <w:t xml:space="preserve">is a slightly different version </w:t>
      </w:r>
      <w:r w:rsidR="00B131EE">
        <w:rPr>
          <w:lang w:val="en-GB"/>
        </w:rPr>
        <w:t xml:space="preserve">presented by Nakov et al. </w:t>
      </w:r>
      <w:sdt>
        <w:sdtPr>
          <w:rPr>
            <w:lang w:val="en-GB"/>
          </w:rPr>
          <w:id w:val="-2110732732"/>
          <w:citation/>
        </w:sdtPr>
        <w:sdtContent>
          <w:r w:rsidR="00B131EE">
            <w:rPr>
              <w:lang w:val="en-GB"/>
            </w:rPr>
            <w:fldChar w:fldCharType="begin"/>
          </w:r>
          <w:r w:rsidR="00B131EE" w:rsidRPr="009712F9">
            <w:rPr>
              <w:lang w:val="en-GB"/>
            </w:rPr>
            <w:instrText xml:space="preserve"> CITATION Nak17 \l 1040 </w:instrText>
          </w:r>
          <w:r w:rsidR="00B131EE">
            <w:rPr>
              <w:lang w:val="en-GB"/>
            </w:rPr>
            <w:fldChar w:fldCharType="separate"/>
          </w:r>
          <w:r w:rsidR="00B131EE" w:rsidRPr="00B131EE">
            <w:rPr>
              <w:noProof/>
              <w:lang w:val="en-GB"/>
            </w:rPr>
            <w:t>(Nakov, Boyko, Alverson, &amp; Beaulieu, 2017)</w:t>
          </w:r>
          <w:r w:rsidR="00B131EE">
            <w:rPr>
              <w:lang w:val="en-GB"/>
            </w:rPr>
            <w:fldChar w:fldCharType="end"/>
          </w:r>
        </w:sdtContent>
      </w:sdt>
      <w:r w:rsidR="00B131EE">
        <w:rPr>
          <w:lang w:val="en-GB"/>
        </w:rPr>
        <w:t xml:space="preserve">.  </w:t>
      </w:r>
    </w:p>
    <w:p w14:paraId="1240E210" w14:textId="4A7668DA" w:rsidR="00691CF6" w:rsidRPr="00462F08" w:rsidRDefault="00691CF6" w:rsidP="00462F08">
      <w:pPr>
        <w:jc w:val="both"/>
        <w:rPr>
          <w:rFonts w:eastAsia="Times New Roman" w:cstheme="minorHAnsi"/>
          <w:lang w:val="en-US"/>
        </w:rPr>
      </w:pPr>
      <w:r w:rsidRPr="00462F08">
        <w:rPr>
          <w:rFonts w:cstheme="minorHAnsi"/>
          <w:lang w:val="en-GB"/>
        </w:rPr>
        <w:t xml:space="preserve">We corrected a mistake </w:t>
      </w:r>
      <w:r w:rsidR="005815C8">
        <w:rPr>
          <w:rFonts w:cstheme="minorHAnsi"/>
          <w:lang w:val="en-GB"/>
        </w:rPr>
        <w:t xml:space="preserve">found </w:t>
      </w:r>
      <w:r w:rsidRPr="00462F08">
        <w:rPr>
          <w:rFonts w:cstheme="minorHAnsi"/>
          <w:lang w:val="en-GB"/>
        </w:rPr>
        <w:t>in the nexus dataset</w:t>
      </w:r>
      <w:r w:rsidR="00203BE3" w:rsidRPr="00462F08">
        <w:rPr>
          <w:rFonts w:cstheme="minorHAnsi"/>
          <w:lang w:val="en-GB"/>
        </w:rPr>
        <w:t xml:space="preserve"> found in </w:t>
      </w:r>
      <w:proofErr w:type="spellStart"/>
      <w:r w:rsidR="00203BE3" w:rsidRPr="00462F08">
        <w:rPr>
          <w:rFonts w:cstheme="minorHAnsi"/>
          <w:lang w:val="en-GB"/>
        </w:rPr>
        <w:t>DataDryad</w:t>
      </w:r>
      <w:proofErr w:type="spellEnd"/>
      <w:r w:rsidRPr="00462F08">
        <w:rPr>
          <w:rFonts w:cstheme="minorHAnsi"/>
          <w:lang w:val="en-GB"/>
        </w:rPr>
        <w:t xml:space="preserve">, in which the species </w:t>
      </w:r>
      <w:r w:rsidRPr="00462F08">
        <w:rPr>
          <w:rFonts w:cstheme="minorHAnsi"/>
          <w:i/>
          <w:lang w:val="en-GB"/>
        </w:rPr>
        <w:t xml:space="preserve">Nostoc sp. </w:t>
      </w:r>
      <w:r w:rsidRPr="00462F08">
        <w:rPr>
          <w:rFonts w:cstheme="minorHAnsi"/>
          <w:lang w:val="en-GB"/>
        </w:rPr>
        <w:t xml:space="preserve">PCC 7120 was coded as marine.  This is, in fact, a freshwater strain </w:t>
      </w:r>
      <w:r w:rsidR="007B1B26" w:rsidRPr="00462F08">
        <w:rPr>
          <w:rFonts w:cstheme="minorHAnsi"/>
          <w:lang w:val="en-GB"/>
        </w:rPr>
        <w:t xml:space="preserve">(See </w:t>
      </w:r>
      <w:r w:rsidR="00A45179" w:rsidRPr="00462F08">
        <w:rPr>
          <w:rFonts w:cstheme="minorHAnsi"/>
          <w:lang w:val="en-GB"/>
        </w:rPr>
        <w:t>Pasteu</w:t>
      </w:r>
      <w:r w:rsidR="009B7EE6" w:rsidRPr="00462F08">
        <w:rPr>
          <w:rFonts w:cstheme="minorHAnsi"/>
          <w:lang w:val="en-GB"/>
        </w:rPr>
        <w:t xml:space="preserve">r </w:t>
      </w:r>
      <w:r w:rsidR="006B26C4" w:rsidRPr="00462F08">
        <w:rPr>
          <w:rFonts w:cstheme="minorHAnsi"/>
          <w:lang w:val="en-GB"/>
        </w:rPr>
        <w:t xml:space="preserve">cyanobacteria </w:t>
      </w:r>
      <w:r w:rsidR="009B7EE6" w:rsidRPr="00462F08">
        <w:rPr>
          <w:rFonts w:cstheme="minorHAnsi"/>
          <w:lang w:val="en-GB"/>
        </w:rPr>
        <w:t>collection</w:t>
      </w:r>
      <w:r w:rsidR="00DB3FCB" w:rsidRPr="00462F08">
        <w:rPr>
          <w:rFonts w:cstheme="minorHAnsi"/>
          <w:lang w:val="en-GB"/>
        </w:rPr>
        <w:t>:</w:t>
      </w:r>
      <w:r w:rsidR="00790AB1" w:rsidRPr="00462F08">
        <w:rPr>
          <w:rFonts w:cstheme="minorHAnsi"/>
          <w:lang w:val="en-GB"/>
        </w:rPr>
        <w:t xml:space="preserve"> </w:t>
      </w:r>
      <w:r w:rsidR="00263D69" w:rsidRPr="00462F08">
        <w:rPr>
          <w:rFonts w:cstheme="minorHAnsi"/>
          <w:lang w:val="en-GB"/>
        </w:rPr>
        <w:t>https://webext.pasteur.fr/cyanobacteria/</w:t>
      </w:r>
      <w:r w:rsidR="00240FFC" w:rsidRPr="00462F08">
        <w:rPr>
          <w:rFonts w:cstheme="minorHAnsi"/>
          <w:lang w:val="en-GB"/>
        </w:rPr>
        <w:t>)</w:t>
      </w:r>
      <w:r w:rsidRPr="00462F08">
        <w:rPr>
          <w:rFonts w:cstheme="minorHAnsi"/>
          <w:lang w:val="en-GB"/>
        </w:rPr>
        <w:t xml:space="preserve">. We would like to highlight that all xml scripts ran for the Sanchez-Baracaldo et al. 2017 have the correct </w:t>
      </w:r>
      <w:r w:rsidR="007519A3" w:rsidRPr="00462F08">
        <w:rPr>
          <w:rFonts w:cstheme="minorHAnsi"/>
          <w:lang w:val="en-GB"/>
        </w:rPr>
        <w:t xml:space="preserve">character states as shown in </w:t>
      </w:r>
      <w:r w:rsidR="001649F2" w:rsidRPr="00462F08">
        <w:rPr>
          <w:rFonts w:cstheme="minorHAnsi"/>
          <w:color w:val="000000"/>
          <w:lang w:val="en-US"/>
        </w:rPr>
        <w:t>SI Appendix Table S2</w:t>
      </w:r>
      <w:r w:rsidRPr="00462F08">
        <w:rPr>
          <w:rFonts w:cstheme="minorHAnsi"/>
          <w:lang w:val="en-GB"/>
        </w:rPr>
        <w:t xml:space="preserve">; copy of these files are also found in </w:t>
      </w:r>
      <w:proofErr w:type="spellStart"/>
      <w:r w:rsidRPr="00462F08">
        <w:rPr>
          <w:rFonts w:cstheme="minorHAnsi"/>
          <w:lang w:val="en-GB"/>
        </w:rPr>
        <w:t>DataDryad</w:t>
      </w:r>
      <w:proofErr w:type="spellEnd"/>
      <w:r w:rsidRPr="00462F08">
        <w:rPr>
          <w:rFonts w:cstheme="minorHAnsi"/>
          <w:lang w:val="en-GB"/>
        </w:rPr>
        <w:t xml:space="preserve">. </w:t>
      </w:r>
    </w:p>
    <w:p w14:paraId="63E850FE" w14:textId="77777777" w:rsidR="009712F9" w:rsidRDefault="009712F9" w:rsidP="009712F9">
      <w:pPr>
        <w:pStyle w:val="Heading1"/>
        <w:jc w:val="both"/>
        <w:rPr>
          <w:lang w:val="en-GB"/>
        </w:rPr>
      </w:pPr>
      <w:bookmarkStart w:id="23" w:name="_Toc496791484"/>
      <w:r>
        <w:rPr>
          <w:lang w:val="en-GB"/>
        </w:rPr>
        <w:t>Packages</w:t>
      </w:r>
      <w:bookmarkEnd w:id="23"/>
    </w:p>
    <w:p w14:paraId="62781024" w14:textId="02C55791" w:rsidR="009712F9" w:rsidRDefault="00E2245C" w:rsidP="009712F9">
      <w:pPr>
        <w:jc w:val="both"/>
        <w:rPr>
          <w:lang w:val="en-GB"/>
        </w:rPr>
      </w:pPr>
      <w:r>
        <w:rPr>
          <w:lang w:val="en-GB"/>
        </w:rPr>
        <w:t>W</w:t>
      </w:r>
      <w:r w:rsidR="009712F9">
        <w:rPr>
          <w:lang w:val="en-GB"/>
        </w:rPr>
        <w:t xml:space="preserve">e </w:t>
      </w:r>
      <w:r w:rsidR="009477EF">
        <w:rPr>
          <w:lang w:val="en-GB"/>
        </w:rPr>
        <w:t xml:space="preserve">performed </w:t>
      </w:r>
      <w:r w:rsidR="006938F9">
        <w:rPr>
          <w:lang w:val="en-GB"/>
        </w:rPr>
        <w:t>our</w:t>
      </w:r>
      <w:r w:rsidR="00385857">
        <w:rPr>
          <w:lang w:val="en-GB"/>
        </w:rPr>
        <w:t xml:space="preserve"> an</w:t>
      </w:r>
      <w:r w:rsidR="006938F9">
        <w:rPr>
          <w:lang w:val="en-GB"/>
        </w:rPr>
        <w:t>alyses in</w:t>
      </w:r>
      <w:r w:rsidR="00BA1CF9">
        <w:rPr>
          <w:lang w:val="en-GB"/>
        </w:rPr>
        <w:t xml:space="preserve"> </w:t>
      </w:r>
      <w:r w:rsidR="009712F9">
        <w:rPr>
          <w:lang w:val="en-GB"/>
        </w:rPr>
        <w:t xml:space="preserve">R packages </w:t>
      </w:r>
      <w:r w:rsidR="009F5C1F">
        <w:rPr>
          <w:lang w:val="en-GB"/>
        </w:rPr>
        <w:t>(</w:t>
      </w:r>
      <w:r w:rsidR="009F5C1F" w:rsidRPr="009712F9">
        <w:rPr>
          <w:rFonts w:ascii="Courier New" w:hAnsi="Courier New" w:cs="Courier New"/>
          <w:i/>
          <w:lang w:val="en-GB"/>
        </w:rPr>
        <w:t>phytools</w:t>
      </w:r>
      <w:r w:rsidR="009F5C1F">
        <w:rPr>
          <w:lang w:val="en-GB"/>
        </w:rPr>
        <w:t xml:space="preserve"> v</w:t>
      </w:r>
      <w:r w:rsidR="009F5C1F" w:rsidRPr="009712F9">
        <w:rPr>
          <w:lang w:val="en-GB"/>
        </w:rPr>
        <w:t>0.6.20</w:t>
      </w:r>
      <w:r w:rsidR="009F5C1F">
        <w:rPr>
          <w:lang w:val="en-GB"/>
        </w:rPr>
        <w:t xml:space="preserve"> and </w:t>
      </w:r>
      <w:r w:rsidR="009F5C1F" w:rsidRPr="009712F9">
        <w:rPr>
          <w:rFonts w:ascii="Courier New" w:hAnsi="Courier New" w:cs="Courier New"/>
          <w:i/>
          <w:lang w:val="en-GB"/>
        </w:rPr>
        <w:t>corHMM</w:t>
      </w:r>
      <w:r w:rsidR="009F5C1F">
        <w:rPr>
          <w:lang w:val="en-GB"/>
        </w:rPr>
        <w:t xml:space="preserve"> v1.22) </w:t>
      </w:r>
      <w:r w:rsidR="00877F94">
        <w:rPr>
          <w:lang w:val="en-GB"/>
        </w:rPr>
        <w:t xml:space="preserve">as </w:t>
      </w:r>
      <w:r w:rsidR="009712F9">
        <w:rPr>
          <w:lang w:val="en-GB"/>
        </w:rPr>
        <w:t xml:space="preserve">Nakov et al. </w:t>
      </w:r>
      <w:sdt>
        <w:sdtPr>
          <w:rPr>
            <w:lang w:val="en-GB"/>
          </w:rPr>
          <w:id w:val="628210659"/>
          <w:citation/>
        </w:sdtPr>
        <w:sdtContent>
          <w:r w:rsidR="009712F9">
            <w:rPr>
              <w:lang w:val="en-GB"/>
            </w:rPr>
            <w:fldChar w:fldCharType="begin"/>
          </w:r>
          <w:r w:rsidR="009712F9" w:rsidRPr="009712F9">
            <w:rPr>
              <w:lang w:val="en-GB"/>
            </w:rPr>
            <w:instrText xml:space="preserve"> CITATION Nak17 \l 1040 </w:instrText>
          </w:r>
          <w:r w:rsidR="009712F9">
            <w:rPr>
              <w:lang w:val="en-GB"/>
            </w:rPr>
            <w:fldChar w:fldCharType="separate"/>
          </w:r>
          <w:r w:rsidR="009712F9" w:rsidRPr="009712F9">
            <w:rPr>
              <w:noProof/>
              <w:lang w:val="en-GB"/>
            </w:rPr>
            <w:t>[1]</w:t>
          </w:r>
          <w:r w:rsidR="009712F9">
            <w:rPr>
              <w:lang w:val="en-GB"/>
            </w:rPr>
            <w:fldChar w:fldCharType="end"/>
          </w:r>
        </w:sdtContent>
      </w:sdt>
      <w:r w:rsidR="009712F9">
        <w:rPr>
          <w:lang w:val="en-GB"/>
        </w:rPr>
        <w:t xml:space="preserve">. We cannot confirm that the versions of the packages are the same as Nakov et al. </w:t>
      </w:r>
      <w:sdt>
        <w:sdtPr>
          <w:rPr>
            <w:lang w:val="en-GB"/>
          </w:rPr>
          <w:id w:val="369727910"/>
          <w:citation/>
        </w:sdtPr>
        <w:sdtContent>
          <w:r w:rsidR="009712F9">
            <w:rPr>
              <w:lang w:val="en-GB"/>
            </w:rPr>
            <w:fldChar w:fldCharType="begin"/>
          </w:r>
          <w:r w:rsidR="009712F9" w:rsidRPr="009712F9">
            <w:rPr>
              <w:lang w:val="en-GB"/>
            </w:rPr>
            <w:instrText xml:space="preserve"> CITATION Nak17 \l 1040 </w:instrText>
          </w:r>
          <w:r w:rsidR="009712F9">
            <w:rPr>
              <w:lang w:val="en-GB"/>
            </w:rPr>
            <w:fldChar w:fldCharType="separate"/>
          </w:r>
          <w:r w:rsidR="009712F9" w:rsidRPr="009712F9">
            <w:rPr>
              <w:noProof/>
              <w:lang w:val="en-GB"/>
            </w:rPr>
            <w:t>[1]</w:t>
          </w:r>
          <w:r w:rsidR="009712F9">
            <w:rPr>
              <w:lang w:val="en-GB"/>
            </w:rPr>
            <w:fldChar w:fldCharType="end"/>
          </w:r>
        </w:sdtContent>
      </w:sdt>
      <w:r w:rsidR="0022373A">
        <w:rPr>
          <w:lang w:val="en-GB"/>
        </w:rPr>
        <w:t>, since they</w:t>
      </w:r>
      <w:r w:rsidR="009712F9">
        <w:rPr>
          <w:lang w:val="en-GB"/>
        </w:rPr>
        <w:t xml:space="preserve"> did not report the version numbers </w:t>
      </w:r>
      <w:r w:rsidR="001B2E52">
        <w:rPr>
          <w:lang w:val="en-GB"/>
        </w:rPr>
        <w:t>they used</w:t>
      </w:r>
      <w:r w:rsidR="009712F9">
        <w:rPr>
          <w:lang w:val="en-GB"/>
        </w:rPr>
        <w:t>.</w:t>
      </w:r>
    </w:p>
    <w:p w14:paraId="33101630" w14:textId="77777777" w:rsidR="009712F9" w:rsidRDefault="009712F9" w:rsidP="009712F9">
      <w:pPr>
        <w:pStyle w:val="Heading1"/>
        <w:rPr>
          <w:lang w:val="en-GB"/>
        </w:rPr>
      </w:pPr>
      <w:bookmarkStart w:id="24" w:name="_Toc496791485"/>
      <w:r>
        <w:rPr>
          <w:lang w:val="en-GB"/>
        </w:rPr>
        <w:lastRenderedPageBreak/>
        <w:t>Analyses</w:t>
      </w:r>
      <w:bookmarkEnd w:id="24"/>
    </w:p>
    <w:p w14:paraId="0B2FF280" w14:textId="77777777" w:rsidR="009712F9" w:rsidRDefault="009712F9" w:rsidP="009712F9">
      <w:pPr>
        <w:pStyle w:val="Heading2"/>
        <w:rPr>
          <w:lang w:val="en-GB"/>
        </w:rPr>
      </w:pPr>
      <w:bookmarkStart w:id="25" w:name="_Toc496791486"/>
      <w:r>
        <w:rPr>
          <w:lang w:val="en-GB"/>
        </w:rPr>
        <w:t>Multistate data</w:t>
      </w:r>
      <w:bookmarkEnd w:id="25"/>
    </w:p>
    <w:p w14:paraId="4976E1C8" w14:textId="77777777" w:rsidR="009712F9" w:rsidRDefault="009712F9" w:rsidP="009712F9">
      <w:pPr>
        <w:pStyle w:val="Heading3"/>
        <w:rPr>
          <w:lang w:val="en-GB"/>
        </w:rPr>
      </w:pPr>
      <w:bookmarkStart w:id="26" w:name="_Toc496791487"/>
      <w:r>
        <w:rPr>
          <w:lang w:val="en-GB"/>
        </w:rPr>
        <w:t>Phytools</w:t>
      </w:r>
      <w:bookmarkEnd w:id="26"/>
    </w:p>
    <w:p w14:paraId="70C081DB" w14:textId="52F0032A" w:rsidR="009712F9" w:rsidRDefault="00680441" w:rsidP="00680441">
      <w:pPr>
        <w:jc w:val="both"/>
        <w:rPr>
          <w:lang w:val="en-GB"/>
        </w:rPr>
      </w:pPr>
      <w:r>
        <w:rPr>
          <w:lang w:val="en-GB"/>
        </w:rPr>
        <w:t xml:space="preserve">For our first </w:t>
      </w:r>
      <w:r w:rsidR="00842B5C">
        <w:rPr>
          <w:lang w:val="en-GB"/>
        </w:rPr>
        <w:t xml:space="preserve">set </w:t>
      </w:r>
      <w:r w:rsidR="004E3213">
        <w:rPr>
          <w:lang w:val="en-GB"/>
        </w:rPr>
        <w:t xml:space="preserve">of </w:t>
      </w:r>
      <w:r>
        <w:rPr>
          <w:lang w:val="en-GB"/>
        </w:rPr>
        <w:t xml:space="preserve">analyses, we used the </w:t>
      </w:r>
      <w:r w:rsidRPr="00680441">
        <w:rPr>
          <w:rFonts w:ascii="Courier New" w:hAnsi="Courier New" w:cs="Courier New"/>
          <w:lang w:val="en-GB"/>
        </w:rPr>
        <w:t>make.simmap</w:t>
      </w:r>
      <w:r>
        <w:rPr>
          <w:lang w:val="en-GB"/>
        </w:rPr>
        <w:t xml:space="preserve"> function of </w:t>
      </w:r>
      <w:r w:rsidRPr="00680441">
        <w:rPr>
          <w:rFonts w:ascii="Courier New" w:hAnsi="Courier New" w:cs="Courier New"/>
          <w:lang w:val="en-GB"/>
        </w:rPr>
        <w:t>phytools</w:t>
      </w:r>
      <w:r w:rsidRPr="00680441">
        <w:rPr>
          <w:lang w:val="en-GB"/>
        </w:rPr>
        <w:t xml:space="preserve"> </w:t>
      </w:r>
      <w:r>
        <w:rPr>
          <w:lang w:val="en-GB"/>
        </w:rPr>
        <w:t xml:space="preserve">to perform stochastic character mapping. This function allows three different transition models: an “equal rates” (ER) model, in which all the transitions have the same rate, an “all-rates-different” (ARD) model, in which each transition has a different rate, and a “symmetrical” (SYM) model, in which symmetrical transitions have the same rate. </w:t>
      </w:r>
      <w:r w:rsidR="00D4086B" w:rsidRPr="00D4086B">
        <w:rPr>
          <w:rStyle w:val="IntenseReference"/>
        </w:rPr>
        <w:fldChar w:fldCharType="begin"/>
      </w:r>
      <w:r w:rsidR="00D4086B" w:rsidRPr="005C7CCE">
        <w:rPr>
          <w:rStyle w:val="IntenseReference"/>
          <w:lang w:val="en-US"/>
        </w:rPr>
        <w:instrText xml:space="preserve"> REF _Ref496197143 \h  \* MERGEFORMAT </w:instrText>
      </w:r>
      <w:r w:rsidR="00D4086B" w:rsidRPr="00D4086B">
        <w:rPr>
          <w:rStyle w:val="IntenseReference"/>
        </w:rPr>
      </w:r>
      <w:r w:rsidR="00D4086B" w:rsidRPr="00D4086B">
        <w:rPr>
          <w:rStyle w:val="IntenseReference"/>
        </w:rPr>
        <w:fldChar w:fldCharType="separate"/>
      </w:r>
      <w:r w:rsidR="007B0197" w:rsidRPr="007B0197">
        <w:rPr>
          <w:rStyle w:val="IntenseReference"/>
          <w:lang w:val="en-US"/>
        </w:rPr>
        <w:t>Table 1</w:t>
      </w:r>
      <w:r w:rsidR="00D4086B" w:rsidRPr="00D4086B">
        <w:rPr>
          <w:rStyle w:val="IntenseReference"/>
        </w:rPr>
        <w:fldChar w:fldCharType="end"/>
      </w:r>
      <w:r w:rsidR="00D4086B">
        <w:rPr>
          <w:color w:val="FF0000"/>
          <w:lang w:val="en-GB"/>
        </w:rPr>
        <w:t xml:space="preserve"> </w:t>
      </w:r>
      <w:r>
        <w:rPr>
          <w:lang w:val="en-GB"/>
        </w:rPr>
        <w:t>summarises these different models.</w:t>
      </w:r>
      <w:r w:rsidR="00142C42">
        <w:rPr>
          <w:lang w:val="en-GB"/>
        </w:rPr>
        <w:t xml:space="preserve"> Nakov et al. </w:t>
      </w:r>
      <w:sdt>
        <w:sdtPr>
          <w:rPr>
            <w:lang w:val="en-GB"/>
          </w:rPr>
          <w:id w:val="-1117903102"/>
          <w:citation/>
        </w:sdtPr>
        <w:sdtContent>
          <w:r w:rsidR="00142C42">
            <w:rPr>
              <w:lang w:val="en-GB"/>
            </w:rPr>
            <w:fldChar w:fldCharType="begin"/>
          </w:r>
          <w:r w:rsidR="00142C42" w:rsidRPr="009712F9">
            <w:rPr>
              <w:lang w:val="en-GB"/>
            </w:rPr>
            <w:instrText xml:space="preserve"> CITATION Nak17 \l 1040 </w:instrText>
          </w:r>
          <w:r w:rsidR="00142C42">
            <w:rPr>
              <w:lang w:val="en-GB"/>
            </w:rPr>
            <w:fldChar w:fldCharType="separate"/>
          </w:r>
          <w:r w:rsidR="00142C42" w:rsidRPr="009712F9">
            <w:rPr>
              <w:noProof/>
              <w:lang w:val="en-GB"/>
            </w:rPr>
            <w:t>[1]</w:t>
          </w:r>
          <w:r w:rsidR="00142C42">
            <w:rPr>
              <w:lang w:val="en-GB"/>
            </w:rPr>
            <w:fldChar w:fldCharType="end"/>
          </w:r>
        </w:sdtContent>
      </w:sdt>
      <w:r w:rsidR="00142C42">
        <w:rPr>
          <w:lang w:val="en-GB"/>
        </w:rPr>
        <w:t xml:space="preserve"> only </w:t>
      </w:r>
      <w:r w:rsidR="00EC6FEF">
        <w:rPr>
          <w:lang w:val="en-GB"/>
        </w:rPr>
        <w:t>implemented</w:t>
      </w:r>
      <w:r w:rsidR="004A727D">
        <w:rPr>
          <w:lang w:val="en-GB"/>
        </w:rPr>
        <w:t xml:space="preserve"> </w:t>
      </w:r>
      <w:r w:rsidR="00142C42">
        <w:rPr>
          <w:lang w:val="en-GB"/>
        </w:rPr>
        <w:t>ER and ARD models</w:t>
      </w:r>
      <w:r w:rsidR="00607670">
        <w:rPr>
          <w:lang w:val="en-GB"/>
        </w:rPr>
        <w:t xml:space="preserve">. </w:t>
      </w:r>
      <w:r w:rsidR="00B672A9">
        <w:rPr>
          <w:lang w:val="en-GB"/>
        </w:rPr>
        <w:t>We have expanded this study by including</w:t>
      </w:r>
      <w:r w:rsidR="007B5D38" w:rsidRPr="007B5D38">
        <w:rPr>
          <w:lang w:val="en-GB"/>
        </w:rPr>
        <w:t xml:space="preserve"> </w:t>
      </w:r>
      <w:r w:rsidR="00962353">
        <w:rPr>
          <w:lang w:val="en-GB"/>
        </w:rPr>
        <w:t xml:space="preserve">a </w:t>
      </w:r>
      <w:r w:rsidR="007B5D38">
        <w:rPr>
          <w:lang w:val="en-GB"/>
        </w:rPr>
        <w:t>SYM</w:t>
      </w:r>
      <w:r w:rsidR="00B672A9">
        <w:rPr>
          <w:lang w:val="en-GB"/>
        </w:rPr>
        <w:t xml:space="preserve"> </w:t>
      </w:r>
      <w:r w:rsidR="00962353">
        <w:rPr>
          <w:lang w:val="en-GB"/>
        </w:rPr>
        <w:t xml:space="preserve">model. </w:t>
      </w:r>
    </w:p>
    <w:tbl>
      <w:tblPr>
        <w:tblStyle w:val="ListTable4-Accent11"/>
        <w:tblW w:w="5000" w:type="pct"/>
        <w:tblLook w:val="04A0" w:firstRow="1" w:lastRow="0" w:firstColumn="1" w:lastColumn="0" w:noHBand="0" w:noVBand="1"/>
      </w:tblPr>
      <w:tblGrid>
        <w:gridCol w:w="3093"/>
        <w:gridCol w:w="1847"/>
        <w:gridCol w:w="2730"/>
        <w:gridCol w:w="2184"/>
      </w:tblGrid>
      <w:tr w:rsidR="00680441" w14:paraId="77A0809B" w14:textId="77777777" w:rsidTr="00EF6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pct"/>
          </w:tcPr>
          <w:p w14:paraId="2442A459" w14:textId="77777777" w:rsidR="00680441" w:rsidRDefault="00680441" w:rsidP="009712F9">
            <w:pPr>
              <w:rPr>
                <w:lang w:val="en-GB"/>
              </w:rPr>
            </w:pPr>
            <w:r>
              <w:rPr>
                <w:lang w:val="en-GB"/>
              </w:rPr>
              <w:t>Model</w:t>
            </w:r>
          </w:p>
        </w:tc>
        <w:tc>
          <w:tcPr>
            <w:tcW w:w="937" w:type="pct"/>
          </w:tcPr>
          <w:p w14:paraId="2BA7B27D" w14:textId="77777777" w:rsidR="00680441" w:rsidRDefault="00680441" w:rsidP="00EF6ACE">
            <w:pPr>
              <w:cnfStyle w:val="100000000000" w:firstRow="1" w:lastRow="0" w:firstColumn="0" w:lastColumn="0" w:oddVBand="0" w:evenVBand="0" w:oddHBand="0" w:evenHBand="0" w:firstRowFirstColumn="0" w:firstRowLastColumn="0" w:lastRowFirstColumn="0" w:lastRowLastColumn="0"/>
              <w:rPr>
                <w:lang w:val="en-GB"/>
              </w:rPr>
            </w:pPr>
            <w:r>
              <w:rPr>
                <w:lang w:val="en-GB"/>
              </w:rPr>
              <w:t>Equal rates</w:t>
            </w:r>
            <w:r w:rsidR="00EF6ACE">
              <w:rPr>
                <w:lang w:val="en-GB"/>
              </w:rPr>
              <w:t xml:space="preserve"> (ER)</w:t>
            </w:r>
          </w:p>
        </w:tc>
        <w:tc>
          <w:tcPr>
            <w:tcW w:w="1385" w:type="pct"/>
          </w:tcPr>
          <w:p w14:paraId="5B773C2D" w14:textId="77777777" w:rsidR="00680441" w:rsidRDefault="00680441" w:rsidP="009712F9">
            <w:pPr>
              <w:cnfStyle w:val="100000000000" w:firstRow="1" w:lastRow="0" w:firstColumn="0" w:lastColumn="0" w:oddVBand="0" w:evenVBand="0" w:oddHBand="0" w:evenHBand="0" w:firstRowFirstColumn="0" w:firstRowLastColumn="0" w:lastRowFirstColumn="0" w:lastRowLastColumn="0"/>
              <w:rPr>
                <w:lang w:val="en-GB"/>
              </w:rPr>
            </w:pPr>
            <w:r>
              <w:rPr>
                <w:lang w:val="en-GB"/>
              </w:rPr>
              <w:t>All-rates-different</w:t>
            </w:r>
            <w:r w:rsidR="00EF6ACE">
              <w:rPr>
                <w:lang w:val="en-GB"/>
              </w:rPr>
              <w:t xml:space="preserve"> (ARD)</w:t>
            </w:r>
          </w:p>
        </w:tc>
        <w:tc>
          <w:tcPr>
            <w:tcW w:w="1108" w:type="pct"/>
          </w:tcPr>
          <w:p w14:paraId="084C713A" w14:textId="77777777" w:rsidR="00680441" w:rsidRDefault="00680441" w:rsidP="009712F9">
            <w:pPr>
              <w:cnfStyle w:val="100000000000" w:firstRow="1" w:lastRow="0" w:firstColumn="0" w:lastColumn="0" w:oddVBand="0" w:evenVBand="0" w:oddHBand="0" w:evenHBand="0" w:firstRowFirstColumn="0" w:firstRowLastColumn="0" w:lastRowFirstColumn="0" w:lastRowLastColumn="0"/>
              <w:rPr>
                <w:lang w:val="en-GB"/>
              </w:rPr>
            </w:pPr>
            <w:r>
              <w:rPr>
                <w:lang w:val="en-GB"/>
              </w:rPr>
              <w:t>Symmetrical</w:t>
            </w:r>
            <w:r w:rsidR="00EF6ACE">
              <w:rPr>
                <w:lang w:val="en-GB"/>
              </w:rPr>
              <w:t xml:space="preserve"> (SYM)</w:t>
            </w:r>
          </w:p>
        </w:tc>
      </w:tr>
      <w:tr w:rsidR="00680441" w14:paraId="0506BC04" w14:textId="77777777" w:rsidTr="00EF6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pct"/>
          </w:tcPr>
          <w:p w14:paraId="63729F89" w14:textId="77777777" w:rsidR="00680441" w:rsidRDefault="00680441" w:rsidP="009712F9">
            <w:pPr>
              <w:rPr>
                <w:lang w:val="en-GB"/>
              </w:rPr>
            </w:pPr>
            <w:r>
              <w:rPr>
                <w:lang w:val="en-GB"/>
              </w:rPr>
              <w:t>Parameters to be estimated</w:t>
            </w:r>
          </w:p>
        </w:tc>
        <w:tc>
          <w:tcPr>
            <w:tcW w:w="937" w:type="pct"/>
          </w:tcPr>
          <w:p w14:paraId="3F5F33E5" w14:textId="77777777" w:rsidR="00680441" w:rsidRDefault="00680441" w:rsidP="00D4086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385" w:type="pct"/>
          </w:tcPr>
          <w:p w14:paraId="4256ABF6" w14:textId="77777777" w:rsidR="00680441" w:rsidRDefault="00680441" w:rsidP="00D4086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1108" w:type="pct"/>
          </w:tcPr>
          <w:p w14:paraId="120FD90E" w14:textId="77777777" w:rsidR="00680441" w:rsidRDefault="00680441" w:rsidP="00D4086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680441" w14:paraId="133AA9AE" w14:textId="77777777" w:rsidTr="00EF6ACE">
        <w:trPr>
          <w:trHeight w:val="1668"/>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6E679554" w14:textId="77777777" w:rsidR="00680441" w:rsidRDefault="00680441" w:rsidP="00EF6ACE">
            <w:pPr>
              <w:rPr>
                <w:lang w:val="en-GB"/>
              </w:rPr>
            </w:pPr>
            <w:r>
              <w:rPr>
                <w:lang w:val="en-GB"/>
              </w:rPr>
              <w:t>Rate matrix</w:t>
            </w:r>
          </w:p>
        </w:tc>
        <w:tc>
          <w:tcPr>
            <w:tcW w:w="937" w:type="pct"/>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F6ACE" w:rsidRPr="00EF6ACE" w14:paraId="7AC3663C" w14:textId="77777777" w:rsidTr="00EF6ACE">
              <w:trPr>
                <w:jc w:val="center"/>
              </w:trPr>
              <w:tc>
                <w:tcPr>
                  <w:tcW w:w="0" w:type="auto"/>
                  <w:tcBorders>
                    <w:top w:val="nil"/>
                    <w:left w:val="nil"/>
                    <w:bottom w:val="nil"/>
                    <w:right w:val="nil"/>
                  </w:tcBorders>
                </w:tcPr>
                <w:p w14:paraId="16D8BA58" w14:textId="77777777" w:rsidR="00EF6ACE" w:rsidRPr="00EF6ACE" w:rsidRDefault="00EF6ACE" w:rsidP="00EF6ACE">
                  <w:pPr>
                    <w:jc w:val="center"/>
                    <w:rPr>
                      <w:rFonts w:ascii="Courier New" w:hAnsi="Courier New" w:cs="Courier New"/>
                      <w:lang w:val="en-GB"/>
                    </w:rPr>
                  </w:pPr>
                </w:p>
              </w:tc>
              <w:tc>
                <w:tcPr>
                  <w:tcW w:w="0" w:type="auto"/>
                  <w:tcBorders>
                    <w:top w:val="nil"/>
                    <w:left w:val="nil"/>
                    <w:right w:val="nil"/>
                  </w:tcBorders>
                </w:tcPr>
                <w:p w14:paraId="13717B24" w14:textId="77777777" w:rsidR="00EF6ACE" w:rsidRPr="00EF6ACE" w:rsidRDefault="00EF6ACE" w:rsidP="00EF6ACE">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038DDE43" w14:textId="77777777" w:rsidR="00EF6ACE" w:rsidRPr="00EF6ACE" w:rsidRDefault="00EF6ACE" w:rsidP="00EF6ACE">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74945D12" w14:textId="77777777" w:rsidR="00EF6ACE" w:rsidRPr="00EF6ACE" w:rsidRDefault="00EF6ACE" w:rsidP="00EF6ACE">
                  <w:pPr>
                    <w:jc w:val="center"/>
                    <w:rPr>
                      <w:rFonts w:cstheme="minorHAnsi"/>
                      <w:lang w:val="en-GB"/>
                    </w:rPr>
                  </w:pPr>
                  <w:r w:rsidRPr="00EF6ACE">
                    <w:rPr>
                      <w:rFonts w:cstheme="minorHAnsi"/>
                      <w:lang w:val="en-GB"/>
                    </w:rPr>
                    <w:t>2</w:t>
                  </w:r>
                </w:p>
              </w:tc>
            </w:tr>
            <w:tr w:rsidR="00EF6ACE" w:rsidRPr="00EF6ACE" w14:paraId="450619B3" w14:textId="77777777" w:rsidTr="00EF6ACE">
              <w:trPr>
                <w:jc w:val="center"/>
              </w:trPr>
              <w:tc>
                <w:tcPr>
                  <w:tcW w:w="0" w:type="auto"/>
                  <w:tcBorders>
                    <w:top w:val="nil"/>
                    <w:left w:val="nil"/>
                    <w:bottom w:val="nil"/>
                  </w:tcBorders>
                </w:tcPr>
                <w:p w14:paraId="3535FED0" w14:textId="77777777" w:rsidR="00EF6ACE" w:rsidRPr="00EF6ACE" w:rsidRDefault="00EF6ACE" w:rsidP="00EF6ACE">
                  <w:pPr>
                    <w:jc w:val="center"/>
                    <w:rPr>
                      <w:rFonts w:cstheme="minorHAnsi"/>
                      <w:lang w:val="en-GB"/>
                    </w:rPr>
                  </w:pPr>
                  <w:r w:rsidRPr="00EF6ACE">
                    <w:rPr>
                      <w:rFonts w:cstheme="minorHAnsi"/>
                      <w:lang w:val="en-GB"/>
                    </w:rPr>
                    <w:t>0</w:t>
                  </w:r>
                </w:p>
              </w:tc>
              <w:tc>
                <w:tcPr>
                  <w:tcW w:w="0" w:type="auto"/>
                </w:tcPr>
                <w:p w14:paraId="737D4481"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27BA0BFD"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DEEAF6" w:themeFill="accent1" w:themeFillTint="33"/>
                </w:tcPr>
                <w:p w14:paraId="276ABDF5"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r>
            <w:tr w:rsidR="00EF6ACE" w:rsidRPr="00EF6ACE" w14:paraId="2C0C031D" w14:textId="77777777" w:rsidTr="00EF6ACE">
              <w:trPr>
                <w:jc w:val="center"/>
              </w:trPr>
              <w:tc>
                <w:tcPr>
                  <w:tcW w:w="0" w:type="auto"/>
                  <w:tcBorders>
                    <w:top w:val="nil"/>
                    <w:left w:val="nil"/>
                    <w:bottom w:val="nil"/>
                  </w:tcBorders>
                  <w:shd w:val="clear" w:color="auto" w:fill="auto"/>
                </w:tcPr>
                <w:p w14:paraId="1614BCA0" w14:textId="77777777" w:rsidR="00EF6ACE" w:rsidRPr="00EF6ACE" w:rsidRDefault="00EF6ACE" w:rsidP="00EF6ACE">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3494FC60"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tcPr>
                <w:p w14:paraId="52A2B5D5"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472686BE"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r>
            <w:tr w:rsidR="00EF6ACE" w:rsidRPr="00EF6ACE" w14:paraId="244CE4CC" w14:textId="77777777" w:rsidTr="00EF6ACE">
              <w:trPr>
                <w:jc w:val="center"/>
              </w:trPr>
              <w:tc>
                <w:tcPr>
                  <w:tcW w:w="0" w:type="auto"/>
                  <w:tcBorders>
                    <w:top w:val="nil"/>
                    <w:left w:val="nil"/>
                    <w:bottom w:val="nil"/>
                  </w:tcBorders>
                  <w:shd w:val="clear" w:color="auto" w:fill="auto"/>
                </w:tcPr>
                <w:p w14:paraId="63E02C13" w14:textId="77777777" w:rsidR="00EF6ACE" w:rsidRPr="00EF6ACE" w:rsidRDefault="00EF6ACE" w:rsidP="00EF6ACE">
                  <w:pPr>
                    <w:jc w:val="center"/>
                    <w:rPr>
                      <w:rFonts w:cstheme="minorHAnsi"/>
                      <w:lang w:val="en-GB"/>
                    </w:rPr>
                  </w:pPr>
                  <w:r w:rsidRPr="00EF6ACE">
                    <w:rPr>
                      <w:rFonts w:cstheme="minorHAnsi"/>
                      <w:lang w:val="en-GB"/>
                    </w:rPr>
                    <w:t>2</w:t>
                  </w:r>
                </w:p>
              </w:tc>
              <w:tc>
                <w:tcPr>
                  <w:tcW w:w="0" w:type="auto"/>
                  <w:shd w:val="clear" w:color="auto" w:fill="DEEAF6" w:themeFill="accent1" w:themeFillTint="33"/>
                </w:tcPr>
                <w:p w14:paraId="2A07CC1D"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DEEAF6" w:themeFill="accent1" w:themeFillTint="33"/>
                </w:tcPr>
                <w:p w14:paraId="082E4E01"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tcPr>
                <w:p w14:paraId="73732B31"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r>
          </w:tbl>
          <w:p w14:paraId="34F23276" w14:textId="77777777" w:rsidR="00680441" w:rsidRPr="00EF6ACE" w:rsidRDefault="00680441" w:rsidP="00EF6ACE">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1385" w:type="pct"/>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F6ACE" w:rsidRPr="00EF6ACE" w14:paraId="0ADA91D0" w14:textId="77777777" w:rsidTr="00143B20">
              <w:trPr>
                <w:jc w:val="center"/>
              </w:trPr>
              <w:tc>
                <w:tcPr>
                  <w:tcW w:w="0" w:type="auto"/>
                  <w:tcBorders>
                    <w:top w:val="nil"/>
                    <w:left w:val="nil"/>
                    <w:bottom w:val="nil"/>
                    <w:right w:val="nil"/>
                  </w:tcBorders>
                </w:tcPr>
                <w:p w14:paraId="4A86B63A" w14:textId="77777777" w:rsidR="00EF6ACE" w:rsidRPr="00EF6ACE" w:rsidRDefault="00EF6ACE" w:rsidP="00EF6ACE">
                  <w:pPr>
                    <w:jc w:val="center"/>
                    <w:rPr>
                      <w:rFonts w:ascii="Courier New" w:hAnsi="Courier New" w:cs="Courier New"/>
                      <w:lang w:val="en-GB"/>
                    </w:rPr>
                  </w:pPr>
                </w:p>
              </w:tc>
              <w:tc>
                <w:tcPr>
                  <w:tcW w:w="0" w:type="auto"/>
                  <w:tcBorders>
                    <w:top w:val="nil"/>
                    <w:left w:val="nil"/>
                    <w:right w:val="nil"/>
                  </w:tcBorders>
                </w:tcPr>
                <w:p w14:paraId="2D09B559" w14:textId="77777777" w:rsidR="00EF6ACE" w:rsidRPr="00EF6ACE" w:rsidRDefault="00EF6ACE" w:rsidP="00EF6ACE">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687EEED9" w14:textId="77777777" w:rsidR="00EF6ACE" w:rsidRPr="00EF6ACE" w:rsidRDefault="00EF6ACE" w:rsidP="00EF6ACE">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689DDAAA" w14:textId="77777777" w:rsidR="00EF6ACE" w:rsidRPr="00EF6ACE" w:rsidRDefault="00EF6ACE" w:rsidP="00EF6ACE">
                  <w:pPr>
                    <w:jc w:val="center"/>
                    <w:rPr>
                      <w:rFonts w:cstheme="minorHAnsi"/>
                      <w:lang w:val="en-GB"/>
                    </w:rPr>
                  </w:pPr>
                  <w:r w:rsidRPr="00EF6ACE">
                    <w:rPr>
                      <w:rFonts w:cstheme="minorHAnsi"/>
                      <w:lang w:val="en-GB"/>
                    </w:rPr>
                    <w:t>2</w:t>
                  </w:r>
                </w:p>
              </w:tc>
            </w:tr>
            <w:tr w:rsidR="00EF6ACE" w:rsidRPr="00EF6ACE" w14:paraId="23E09967" w14:textId="77777777" w:rsidTr="00EF6ACE">
              <w:trPr>
                <w:jc w:val="center"/>
              </w:trPr>
              <w:tc>
                <w:tcPr>
                  <w:tcW w:w="0" w:type="auto"/>
                  <w:tcBorders>
                    <w:top w:val="nil"/>
                    <w:left w:val="nil"/>
                    <w:bottom w:val="nil"/>
                  </w:tcBorders>
                </w:tcPr>
                <w:p w14:paraId="7E189B2C" w14:textId="77777777" w:rsidR="00EF6ACE" w:rsidRPr="00EF6ACE" w:rsidRDefault="00EF6ACE" w:rsidP="00EF6ACE">
                  <w:pPr>
                    <w:jc w:val="center"/>
                    <w:rPr>
                      <w:rFonts w:cstheme="minorHAnsi"/>
                      <w:lang w:val="en-GB"/>
                    </w:rPr>
                  </w:pPr>
                  <w:r w:rsidRPr="00EF6ACE">
                    <w:rPr>
                      <w:rFonts w:cstheme="minorHAnsi"/>
                      <w:lang w:val="en-GB"/>
                    </w:rPr>
                    <w:t>0</w:t>
                  </w:r>
                </w:p>
              </w:tc>
              <w:tc>
                <w:tcPr>
                  <w:tcW w:w="0" w:type="auto"/>
                </w:tcPr>
                <w:p w14:paraId="1105D32F"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EDE2F6"/>
                </w:tcPr>
                <w:p w14:paraId="278370A4"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3</w:t>
                  </w:r>
                </w:p>
              </w:tc>
              <w:tc>
                <w:tcPr>
                  <w:tcW w:w="0" w:type="auto"/>
                  <w:shd w:val="clear" w:color="auto" w:fill="EDEDED" w:themeFill="accent3" w:themeFillTint="33"/>
                </w:tcPr>
                <w:p w14:paraId="788510C0"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5</w:t>
                  </w:r>
                </w:p>
              </w:tc>
            </w:tr>
            <w:tr w:rsidR="00EF6ACE" w:rsidRPr="00EF6ACE" w14:paraId="6B3ED4F5" w14:textId="77777777" w:rsidTr="00EF6ACE">
              <w:trPr>
                <w:jc w:val="center"/>
              </w:trPr>
              <w:tc>
                <w:tcPr>
                  <w:tcW w:w="0" w:type="auto"/>
                  <w:tcBorders>
                    <w:top w:val="nil"/>
                    <w:left w:val="nil"/>
                    <w:bottom w:val="nil"/>
                  </w:tcBorders>
                  <w:shd w:val="clear" w:color="auto" w:fill="auto"/>
                </w:tcPr>
                <w:p w14:paraId="7A69BD6F" w14:textId="77777777" w:rsidR="00EF6ACE" w:rsidRPr="00EF6ACE" w:rsidRDefault="00EF6ACE" w:rsidP="00EF6ACE">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4595544B"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tcPr>
                <w:p w14:paraId="0CCF9C96"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FF2CC" w:themeFill="accent4" w:themeFillTint="33"/>
                </w:tcPr>
                <w:p w14:paraId="13B6EA15"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6</w:t>
                  </w:r>
                </w:p>
              </w:tc>
            </w:tr>
            <w:tr w:rsidR="00EF6ACE" w:rsidRPr="00EF6ACE" w14:paraId="660D32AC" w14:textId="77777777" w:rsidTr="00EF6ACE">
              <w:trPr>
                <w:jc w:val="center"/>
              </w:trPr>
              <w:tc>
                <w:tcPr>
                  <w:tcW w:w="0" w:type="auto"/>
                  <w:tcBorders>
                    <w:top w:val="nil"/>
                    <w:left w:val="nil"/>
                    <w:bottom w:val="nil"/>
                  </w:tcBorders>
                  <w:shd w:val="clear" w:color="auto" w:fill="auto"/>
                </w:tcPr>
                <w:p w14:paraId="647CB715" w14:textId="77777777" w:rsidR="00EF6ACE" w:rsidRPr="00EF6ACE" w:rsidRDefault="00EF6ACE" w:rsidP="00EF6ACE">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1F88990A"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2</w:t>
                  </w:r>
                </w:p>
              </w:tc>
              <w:tc>
                <w:tcPr>
                  <w:tcW w:w="0" w:type="auto"/>
                  <w:shd w:val="clear" w:color="auto" w:fill="E2EFD9" w:themeFill="accent6" w:themeFillTint="33"/>
                </w:tcPr>
                <w:p w14:paraId="5663EA80"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4</w:t>
                  </w:r>
                </w:p>
              </w:tc>
              <w:tc>
                <w:tcPr>
                  <w:tcW w:w="0" w:type="auto"/>
                </w:tcPr>
                <w:p w14:paraId="5228107B"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r>
          </w:tbl>
          <w:p w14:paraId="235DD138" w14:textId="77777777" w:rsidR="00680441" w:rsidRPr="00EF6ACE" w:rsidRDefault="00680441" w:rsidP="00EF6ACE">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1108" w:type="pct"/>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F6ACE" w:rsidRPr="00EF6ACE" w14:paraId="17EF433D" w14:textId="77777777" w:rsidTr="00143B20">
              <w:trPr>
                <w:jc w:val="center"/>
              </w:trPr>
              <w:tc>
                <w:tcPr>
                  <w:tcW w:w="0" w:type="auto"/>
                  <w:tcBorders>
                    <w:top w:val="nil"/>
                    <w:left w:val="nil"/>
                    <w:bottom w:val="nil"/>
                    <w:right w:val="nil"/>
                  </w:tcBorders>
                </w:tcPr>
                <w:p w14:paraId="613017ED" w14:textId="77777777" w:rsidR="00EF6ACE" w:rsidRPr="00EF6ACE" w:rsidRDefault="00EF6ACE" w:rsidP="00EF6ACE">
                  <w:pPr>
                    <w:jc w:val="center"/>
                    <w:rPr>
                      <w:rFonts w:ascii="Courier New" w:hAnsi="Courier New" w:cs="Courier New"/>
                      <w:lang w:val="en-GB"/>
                    </w:rPr>
                  </w:pPr>
                </w:p>
              </w:tc>
              <w:tc>
                <w:tcPr>
                  <w:tcW w:w="0" w:type="auto"/>
                  <w:tcBorders>
                    <w:top w:val="nil"/>
                    <w:left w:val="nil"/>
                    <w:right w:val="nil"/>
                  </w:tcBorders>
                </w:tcPr>
                <w:p w14:paraId="0D12BCFC" w14:textId="77777777" w:rsidR="00EF6ACE" w:rsidRPr="00EF6ACE" w:rsidRDefault="00EF6ACE" w:rsidP="00EF6ACE">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22E8D9E1" w14:textId="77777777" w:rsidR="00EF6ACE" w:rsidRPr="00EF6ACE" w:rsidRDefault="00EF6ACE" w:rsidP="00EF6ACE">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59FB4768" w14:textId="77777777" w:rsidR="00EF6ACE" w:rsidRPr="00EF6ACE" w:rsidRDefault="00EF6ACE" w:rsidP="00EF6ACE">
                  <w:pPr>
                    <w:jc w:val="center"/>
                    <w:rPr>
                      <w:rFonts w:cstheme="minorHAnsi"/>
                      <w:lang w:val="en-GB"/>
                    </w:rPr>
                  </w:pPr>
                  <w:r w:rsidRPr="00EF6ACE">
                    <w:rPr>
                      <w:rFonts w:cstheme="minorHAnsi"/>
                      <w:lang w:val="en-GB"/>
                    </w:rPr>
                    <w:t>2</w:t>
                  </w:r>
                </w:p>
              </w:tc>
            </w:tr>
            <w:tr w:rsidR="00EF6ACE" w:rsidRPr="00EF6ACE" w14:paraId="71E40C97" w14:textId="77777777" w:rsidTr="00EF6ACE">
              <w:trPr>
                <w:jc w:val="center"/>
              </w:trPr>
              <w:tc>
                <w:tcPr>
                  <w:tcW w:w="0" w:type="auto"/>
                  <w:tcBorders>
                    <w:top w:val="nil"/>
                    <w:left w:val="nil"/>
                    <w:bottom w:val="nil"/>
                  </w:tcBorders>
                </w:tcPr>
                <w:p w14:paraId="50F3488F" w14:textId="77777777" w:rsidR="00EF6ACE" w:rsidRPr="00EF6ACE" w:rsidRDefault="00EF6ACE" w:rsidP="00EF6ACE">
                  <w:pPr>
                    <w:jc w:val="center"/>
                    <w:rPr>
                      <w:rFonts w:cstheme="minorHAnsi"/>
                      <w:lang w:val="en-GB"/>
                    </w:rPr>
                  </w:pPr>
                  <w:r w:rsidRPr="00EF6ACE">
                    <w:rPr>
                      <w:rFonts w:cstheme="minorHAnsi"/>
                      <w:lang w:val="en-GB"/>
                    </w:rPr>
                    <w:t>0</w:t>
                  </w:r>
                </w:p>
              </w:tc>
              <w:tc>
                <w:tcPr>
                  <w:tcW w:w="0" w:type="auto"/>
                </w:tcPr>
                <w:p w14:paraId="20338824"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73FAA005"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FBE4D5" w:themeFill="accent2" w:themeFillTint="33"/>
                </w:tcPr>
                <w:p w14:paraId="70D9E2F0"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2</w:t>
                  </w:r>
                </w:p>
              </w:tc>
            </w:tr>
            <w:tr w:rsidR="00EF6ACE" w:rsidRPr="00EF6ACE" w14:paraId="709FABE2" w14:textId="77777777" w:rsidTr="00EF6ACE">
              <w:trPr>
                <w:jc w:val="center"/>
              </w:trPr>
              <w:tc>
                <w:tcPr>
                  <w:tcW w:w="0" w:type="auto"/>
                  <w:tcBorders>
                    <w:top w:val="nil"/>
                    <w:left w:val="nil"/>
                    <w:bottom w:val="nil"/>
                  </w:tcBorders>
                  <w:shd w:val="clear" w:color="auto" w:fill="auto"/>
                </w:tcPr>
                <w:p w14:paraId="54C4035A" w14:textId="77777777" w:rsidR="00EF6ACE" w:rsidRPr="00EF6ACE" w:rsidRDefault="00EF6ACE" w:rsidP="00EF6ACE">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7EC16F54"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1</w:t>
                  </w:r>
                </w:p>
              </w:tc>
              <w:tc>
                <w:tcPr>
                  <w:tcW w:w="0" w:type="auto"/>
                </w:tcPr>
                <w:p w14:paraId="5DD8EF56"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E2EFD9" w:themeFill="accent6" w:themeFillTint="33"/>
                </w:tcPr>
                <w:p w14:paraId="66629FF7"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3</w:t>
                  </w:r>
                </w:p>
              </w:tc>
            </w:tr>
            <w:tr w:rsidR="00EF6ACE" w:rsidRPr="00EF6ACE" w14:paraId="47E89B3E" w14:textId="77777777" w:rsidTr="00EF6ACE">
              <w:trPr>
                <w:jc w:val="center"/>
              </w:trPr>
              <w:tc>
                <w:tcPr>
                  <w:tcW w:w="0" w:type="auto"/>
                  <w:tcBorders>
                    <w:top w:val="nil"/>
                    <w:left w:val="nil"/>
                    <w:bottom w:val="nil"/>
                  </w:tcBorders>
                  <w:shd w:val="clear" w:color="auto" w:fill="auto"/>
                </w:tcPr>
                <w:p w14:paraId="3891DF2F" w14:textId="77777777" w:rsidR="00EF6ACE" w:rsidRPr="00EF6ACE" w:rsidRDefault="00EF6ACE" w:rsidP="00EF6ACE">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4F2BDF12"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2</w:t>
                  </w:r>
                </w:p>
              </w:tc>
              <w:tc>
                <w:tcPr>
                  <w:tcW w:w="0" w:type="auto"/>
                  <w:shd w:val="clear" w:color="auto" w:fill="E2EFD9" w:themeFill="accent6" w:themeFillTint="33"/>
                </w:tcPr>
                <w:p w14:paraId="61199CF0" w14:textId="77777777" w:rsidR="00EF6ACE" w:rsidRPr="00EF6ACE" w:rsidRDefault="00EF6ACE" w:rsidP="00EF6ACE">
                  <w:pPr>
                    <w:jc w:val="center"/>
                    <w:rPr>
                      <w:rFonts w:ascii="Courier New" w:hAnsi="Courier New" w:cs="Courier New"/>
                      <w:lang w:val="en-GB"/>
                    </w:rPr>
                  </w:pPr>
                  <w:r>
                    <w:rPr>
                      <w:rFonts w:ascii="Courier New" w:hAnsi="Courier New" w:cs="Courier New"/>
                      <w:lang w:val="en-GB"/>
                    </w:rPr>
                    <w:t>3</w:t>
                  </w:r>
                </w:p>
              </w:tc>
              <w:tc>
                <w:tcPr>
                  <w:tcW w:w="0" w:type="auto"/>
                </w:tcPr>
                <w:p w14:paraId="2EA69681" w14:textId="77777777" w:rsidR="00EF6ACE" w:rsidRPr="00EF6ACE" w:rsidRDefault="00EF6ACE" w:rsidP="00EF6ACE">
                  <w:pPr>
                    <w:jc w:val="center"/>
                    <w:rPr>
                      <w:rFonts w:ascii="Courier New" w:hAnsi="Courier New" w:cs="Courier New"/>
                      <w:lang w:val="en-GB"/>
                    </w:rPr>
                  </w:pPr>
                  <w:r w:rsidRPr="00EF6ACE">
                    <w:rPr>
                      <w:rFonts w:ascii="Courier New" w:hAnsi="Courier New" w:cs="Courier New"/>
                      <w:lang w:val="en-GB"/>
                    </w:rPr>
                    <w:t>*</w:t>
                  </w:r>
                </w:p>
              </w:tc>
            </w:tr>
          </w:tbl>
          <w:p w14:paraId="41988532" w14:textId="77777777" w:rsidR="00680441" w:rsidRPr="00EF6ACE" w:rsidRDefault="00680441" w:rsidP="00EF6ACE">
            <w:pPr>
              <w:keepNext/>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bl>
    <w:p w14:paraId="4C8C3BDF" w14:textId="08D23130" w:rsidR="00680441" w:rsidRDefault="00EF6ACE" w:rsidP="00D4086B">
      <w:pPr>
        <w:pStyle w:val="Caption"/>
        <w:jc w:val="both"/>
        <w:rPr>
          <w:i w:val="0"/>
          <w:lang w:val="en-GB"/>
        </w:rPr>
      </w:pPr>
      <w:bookmarkStart w:id="27" w:name="_Ref496197143"/>
      <w:r w:rsidRPr="00D4086B">
        <w:rPr>
          <w:b/>
          <w:lang w:val="en-GB"/>
        </w:rPr>
        <w:t xml:space="preserve">Table </w:t>
      </w:r>
      <w:r w:rsidR="003E378F">
        <w:rPr>
          <w:b/>
          <w:lang w:val="en-GB"/>
        </w:rPr>
        <w:fldChar w:fldCharType="begin"/>
      </w:r>
      <w:r w:rsidR="003E378F">
        <w:rPr>
          <w:b/>
          <w:lang w:val="en-GB"/>
        </w:rPr>
        <w:instrText xml:space="preserve"> SEQ Table \* ARABIC </w:instrText>
      </w:r>
      <w:r w:rsidR="003E378F">
        <w:rPr>
          <w:b/>
          <w:lang w:val="en-GB"/>
        </w:rPr>
        <w:fldChar w:fldCharType="separate"/>
      </w:r>
      <w:r w:rsidR="007B0197">
        <w:rPr>
          <w:b/>
          <w:noProof/>
          <w:lang w:val="en-GB"/>
        </w:rPr>
        <w:t>1</w:t>
      </w:r>
      <w:r w:rsidR="003E378F">
        <w:rPr>
          <w:b/>
          <w:lang w:val="en-GB"/>
        </w:rPr>
        <w:fldChar w:fldCharType="end"/>
      </w:r>
      <w:bookmarkEnd w:id="27"/>
      <w:r w:rsidRPr="00EF6ACE">
        <w:rPr>
          <w:lang w:val="en-GB"/>
        </w:rPr>
        <w:t xml:space="preserve">: </w:t>
      </w:r>
      <w:r>
        <w:rPr>
          <w:i w:val="0"/>
          <w:lang w:val="en-GB"/>
        </w:rPr>
        <w:t>E</w:t>
      </w:r>
      <w:r w:rsidRPr="00EF6ACE">
        <w:rPr>
          <w:i w:val="0"/>
          <w:lang w:val="en-GB"/>
        </w:rPr>
        <w:t xml:space="preserve">volutionary models implemented in </w:t>
      </w:r>
      <w:r w:rsidRPr="00EF6ACE">
        <w:rPr>
          <w:rFonts w:ascii="Courier New" w:hAnsi="Courier New" w:cs="Courier New"/>
          <w:i w:val="0"/>
          <w:lang w:val="en-GB"/>
        </w:rPr>
        <w:t>phytools</w:t>
      </w:r>
      <w:r w:rsidRPr="00EF6ACE">
        <w:rPr>
          <w:i w:val="0"/>
          <w:lang w:val="en-GB"/>
        </w:rPr>
        <w:t xml:space="preserve">. </w:t>
      </w:r>
      <w:r>
        <w:rPr>
          <w:i w:val="0"/>
          <w:lang w:val="en-GB"/>
        </w:rPr>
        <w:t xml:space="preserve">In the rate matrices, each number represents a parameter that is estimated from the data (equal numbers represent parameters that are constrained to be equal), and rows represent the starting state, while columns represent the final state. </w:t>
      </w:r>
      <w:r w:rsidR="0098669E">
        <w:rPr>
          <w:i w:val="0"/>
          <w:lang w:val="en-GB"/>
        </w:rPr>
        <w:t>Cells with asterisks (*) represent parameters that are not estimated from the data. F</w:t>
      </w:r>
      <w:r>
        <w:rPr>
          <w:i w:val="0"/>
          <w:lang w:val="en-GB"/>
        </w:rPr>
        <w:t>or example, the cell with number 4 in the ARD rate matrix is the rate of going from state 2 (brackish) to state 1 (marine).</w:t>
      </w:r>
    </w:p>
    <w:p w14:paraId="3AE1B4AD" w14:textId="4FD1AD57" w:rsidR="00D4086B" w:rsidRDefault="00D4086B" w:rsidP="00D4086B">
      <w:pPr>
        <w:jc w:val="both"/>
        <w:rPr>
          <w:rFonts w:cstheme="minorHAnsi"/>
          <w:lang w:val="en-GB"/>
        </w:rPr>
      </w:pPr>
      <w:r>
        <w:rPr>
          <w:lang w:val="en-GB"/>
        </w:rPr>
        <w:t xml:space="preserve">In all cases, we set the prior on the root node as </w:t>
      </w:r>
      <w:r w:rsidRPr="00D4086B">
        <w:rPr>
          <w:rFonts w:ascii="Courier New" w:hAnsi="Courier New" w:cs="Courier New"/>
          <w:lang w:val="en-GB"/>
        </w:rPr>
        <w:t>equal</w:t>
      </w:r>
      <w:r>
        <w:rPr>
          <w:rFonts w:cstheme="minorHAnsi"/>
          <w:lang w:val="en-GB"/>
        </w:rPr>
        <w:t xml:space="preserve"> (i.e.</w:t>
      </w:r>
      <w:r w:rsidR="00D31B09">
        <w:rPr>
          <w:rFonts w:cstheme="minorHAnsi"/>
          <w:lang w:val="en-GB"/>
        </w:rPr>
        <w:t>,</w:t>
      </w:r>
      <w:r>
        <w:rPr>
          <w:rFonts w:cstheme="minorHAnsi"/>
          <w:lang w:val="en-GB"/>
        </w:rPr>
        <w:t xml:space="preserve"> we assume</w:t>
      </w:r>
      <w:r w:rsidR="00730958">
        <w:rPr>
          <w:rFonts w:cstheme="minorHAnsi"/>
          <w:lang w:val="en-GB"/>
        </w:rPr>
        <w:t xml:space="preserve">, </w:t>
      </w:r>
      <w:r w:rsidR="00730958">
        <w:rPr>
          <w:rFonts w:cstheme="minorHAnsi"/>
          <w:i/>
          <w:lang w:val="en-GB"/>
        </w:rPr>
        <w:t>a priori</w:t>
      </w:r>
      <w:r w:rsidR="00730958">
        <w:rPr>
          <w:rFonts w:cstheme="minorHAnsi"/>
          <w:lang w:val="en-GB"/>
        </w:rPr>
        <w:t xml:space="preserve">, </w:t>
      </w:r>
      <w:r w:rsidR="00D31B09">
        <w:rPr>
          <w:rFonts w:cstheme="minorHAnsi"/>
          <w:lang w:val="en-GB"/>
        </w:rPr>
        <w:t xml:space="preserve">that the last common ancestor </w:t>
      </w:r>
      <w:r w:rsidR="00A24401">
        <w:rPr>
          <w:rFonts w:cstheme="minorHAnsi"/>
          <w:lang w:val="en-GB"/>
        </w:rPr>
        <w:t>at the root</w:t>
      </w:r>
      <w:r w:rsidR="00D31B09">
        <w:rPr>
          <w:rFonts w:cstheme="minorHAnsi"/>
          <w:lang w:val="en-GB"/>
        </w:rPr>
        <w:t xml:space="preserve"> </w:t>
      </w:r>
      <w:r w:rsidR="00C8284F">
        <w:rPr>
          <w:rFonts w:cstheme="minorHAnsi"/>
          <w:lang w:val="en-GB"/>
        </w:rPr>
        <w:t xml:space="preserve">had </w:t>
      </w:r>
      <w:r>
        <w:rPr>
          <w:rFonts w:cstheme="minorHAnsi"/>
          <w:lang w:val="en-GB"/>
        </w:rPr>
        <w:t>equal proba</w:t>
      </w:r>
      <w:r w:rsidR="00CD61BA">
        <w:rPr>
          <w:rFonts w:cstheme="minorHAnsi"/>
          <w:lang w:val="en-GB"/>
        </w:rPr>
        <w:t>bility</w:t>
      </w:r>
      <w:r w:rsidR="0097647C">
        <w:rPr>
          <w:rFonts w:cstheme="minorHAnsi"/>
          <w:lang w:val="en-GB"/>
        </w:rPr>
        <w:t xml:space="preserve"> of</w:t>
      </w:r>
      <w:r>
        <w:rPr>
          <w:rFonts w:cstheme="minorHAnsi"/>
          <w:lang w:val="en-GB"/>
        </w:rPr>
        <w:t xml:space="preserve"> liv</w:t>
      </w:r>
      <w:r w:rsidR="00DE0F38">
        <w:rPr>
          <w:rFonts w:cstheme="minorHAnsi"/>
          <w:lang w:val="en-GB"/>
        </w:rPr>
        <w:t>ing</w:t>
      </w:r>
      <w:r>
        <w:rPr>
          <w:rFonts w:cstheme="minorHAnsi"/>
          <w:lang w:val="en-GB"/>
        </w:rPr>
        <w:t xml:space="preserve"> in a freshwater/marine/brackish environment) and we simulated 1000 stochastic maps with an </w:t>
      </w:r>
      <w:r w:rsidRPr="00D4086B">
        <w:rPr>
          <w:rFonts w:ascii="Courier New" w:hAnsi="Courier New" w:cs="Courier New"/>
          <w:lang w:val="en-GB"/>
        </w:rPr>
        <w:t>empirical</w:t>
      </w:r>
      <w:r>
        <w:rPr>
          <w:rFonts w:cstheme="minorHAnsi"/>
          <w:lang w:val="en-GB"/>
        </w:rPr>
        <w:t xml:space="preserve"> rate matrix (this means that a maximum likelihood estimate for the rate matrix is computed once, and then used for all the subsequent stochastic map simulations). The results of these analyses were plotted using functions in the </w:t>
      </w:r>
      <w:r w:rsidRPr="00D4086B">
        <w:rPr>
          <w:rFonts w:ascii="Courier New" w:hAnsi="Courier New" w:cs="Courier New"/>
          <w:lang w:val="en-GB"/>
        </w:rPr>
        <w:t>phytools</w:t>
      </w:r>
      <w:r>
        <w:rPr>
          <w:rFonts w:cstheme="minorHAnsi"/>
          <w:lang w:val="en-GB"/>
        </w:rPr>
        <w:t xml:space="preserve"> package.</w:t>
      </w:r>
    </w:p>
    <w:p w14:paraId="7FDD2271" w14:textId="30ACA4DF" w:rsidR="00D4086B" w:rsidRDefault="00D4086B" w:rsidP="00D4086B">
      <w:pPr>
        <w:jc w:val="both"/>
        <w:rPr>
          <w:lang w:val="en-GB"/>
        </w:rPr>
      </w:pPr>
      <w:r>
        <w:rPr>
          <w:rFonts w:cstheme="minorHAnsi"/>
          <w:lang w:val="en-GB"/>
        </w:rPr>
        <w:t xml:space="preserve">In order to assess model fit, we used the log-likelihoods for the rate matrices that are computed inside the </w:t>
      </w:r>
      <w:r w:rsidRPr="00680441">
        <w:rPr>
          <w:rFonts w:ascii="Courier New" w:hAnsi="Courier New" w:cs="Courier New"/>
          <w:lang w:val="en-GB"/>
        </w:rPr>
        <w:t>make.simmap</w:t>
      </w:r>
      <w:r>
        <w:rPr>
          <w:lang w:val="en-GB"/>
        </w:rPr>
        <w:t xml:space="preserve"> function. </w:t>
      </w:r>
      <w:r w:rsidR="0098669E">
        <w:rPr>
          <w:lang w:val="en-GB"/>
        </w:rPr>
        <w:t xml:space="preserve">Contrary to what the documentation for this function </w:t>
      </w:r>
      <w:sdt>
        <w:sdtPr>
          <w:rPr>
            <w:lang w:val="en-GB"/>
          </w:rPr>
          <w:id w:val="82036963"/>
          <w:citation/>
        </w:sdtPr>
        <w:sdtContent>
          <w:r w:rsidR="0098669E">
            <w:rPr>
              <w:lang w:val="en-GB"/>
            </w:rPr>
            <w:fldChar w:fldCharType="begin"/>
          </w:r>
          <w:r w:rsidR="0098669E" w:rsidRPr="0098669E">
            <w:rPr>
              <w:lang w:val="en-GB"/>
            </w:rPr>
            <w:instrText xml:space="preserve"> CITATION Rev17 \l 1040 </w:instrText>
          </w:r>
          <w:r w:rsidR="0098669E">
            <w:rPr>
              <w:lang w:val="en-GB"/>
            </w:rPr>
            <w:fldChar w:fldCharType="separate"/>
          </w:r>
          <w:r w:rsidR="0098669E" w:rsidRPr="0098669E">
            <w:rPr>
              <w:noProof/>
              <w:lang w:val="en-GB"/>
            </w:rPr>
            <w:t>[4]</w:t>
          </w:r>
          <w:r w:rsidR="0098669E">
            <w:rPr>
              <w:lang w:val="en-GB"/>
            </w:rPr>
            <w:fldChar w:fldCharType="end"/>
          </w:r>
        </w:sdtContent>
      </w:sdt>
      <w:r w:rsidR="0098669E">
        <w:rPr>
          <w:lang w:val="en-GB"/>
        </w:rPr>
        <w:t xml:space="preserve"> says, this value is never exported outside of the function; thus, to access it, we had to modify the source for the </w:t>
      </w:r>
      <w:r w:rsidR="0098669E" w:rsidRPr="00680441">
        <w:rPr>
          <w:rFonts w:ascii="Courier New" w:hAnsi="Courier New" w:cs="Courier New"/>
          <w:lang w:val="en-GB"/>
        </w:rPr>
        <w:t>make.simmap</w:t>
      </w:r>
      <w:r w:rsidR="0098669E">
        <w:rPr>
          <w:lang w:val="en-GB"/>
        </w:rPr>
        <w:t xml:space="preserve"> </w:t>
      </w:r>
      <w:r w:rsidR="0098669E" w:rsidRPr="00EC6FEF">
        <w:rPr>
          <w:lang w:val="en-GB"/>
        </w:rPr>
        <w:t>function</w:t>
      </w:r>
      <w:r w:rsidR="002A4BF3">
        <w:rPr>
          <w:lang w:val="en-GB"/>
        </w:rPr>
        <w:t xml:space="preserve"> </w:t>
      </w:r>
      <w:r w:rsidR="00EC6FEF" w:rsidRPr="00EC6FEF">
        <w:rPr>
          <w:lang w:val="en-GB"/>
        </w:rPr>
        <w:t xml:space="preserve">(see the </w:t>
      </w:r>
      <w:r w:rsidR="00EC6FEF" w:rsidRPr="00DD25E6">
        <w:rPr>
          <w:rStyle w:val="SubtleReference"/>
          <w:rFonts w:ascii="Courier New" w:hAnsi="Courier New" w:cs="Courier New"/>
          <w:smallCaps w:val="0"/>
          <w:lang w:val="en-GB"/>
        </w:rPr>
        <w:fldChar w:fldCharType="begin"/>
      </w:r>
      <w:r w:rsidR="00EC6FEF" w:rsidRPr="00DD25E6">
        <w:rPr>
          <w:rStyle w:val="SubtleReference"/>
          <w:rFonts w:ascii="Courier New" w:hAnsi="Courier New" w:cs="Courier New"/>
          <w:smallCaps w:val="0"/>
          <w:lang w:val="en-GB"/>
        </w:rPr>
        <w:instrText xml:space="preserve"> REF _Ref496619421 \h  \* MERGEFORMAT </w:instrText>
      </w:r>
      <w:r w:rsidR="00EC6FEF" w:rsidRPr="00DD25E6">
        <w:rPr>
          <w:rStyle w:val="SubtleReference"/>
          <w:rFonts w:ascii="Courier New" w:hAnsi="Courier New" w:cs="Courier New"/>
          <w:smallCaps w:val="0"/>
          <w:lang w:val="en-GB"/>
        </w:rPr>
      </w:r>
      <w:r w:rsidR="00EC6FEF" w:rsidRPr="00DD25E6">
        <w:rPr>
          <w:rStyle w:val="SubtleReference"/>
          <w:rFonts w:ascii="Courier New" w:hAnsi="Courier New" w:cs="Courier New"/>
          <w:smallCaps w:val="0"/>
          <w:lang w:val="en-GB"/>
        </w:rPr>
        <w:fldChar w:fldCharType="separate"/>
      </w:r>
      <w:proofErr w:type="spellStart"/>
      <w:ins w:id="28" w:author="Giorgio Bianchini" w:date="2017-10-29T18:39:00Z">
        <w:r w:rsidR="007B0197" w:rsidRPr="007B0197">
          <w:rPr>
            <w:rStyle w:val="SubtleReference"/>
            <w:smallCaps w:val="0"/>
            <w:lang w:val="en-GB"/>
            <w:rPrChange w:id="29" w:author="Giorgio Bianchini" w:date="2017-10-29T18:39:00Z">
              <w:rPr>
                <w:rFonts w:ascii="Courier New" w:hAnsi="Courier New" w:cs="Courier New"/>
                <w:lang w:val="en-US"/>
              </w:rPr>
            </w:rPrChange>
          </w:rPr>
          <w:t>make.simmap.R</w:t>
        </w:r>
      </w:ins>
      <w:proofErr w:type="spellEnd"/>
      <w:del w:id="30" w:author="Giorgio Bianchini" w:date="2017-10-29T18:39:00Z">
        <w:r w:rsidR="002A10E6" w:rsidRPr="000803E9" w:rsidDel="007B0197">
          <w:rPr>
            <w:rStyle w:val="SubtleReference"/>
            <w:smallCaps w:val="0"/>
            <w:lang w:val="en-GB"/>
          </w:rPr>
          <w:delText>make.simmap.R</w:delText>
        </w:r>
      </w:del>
      <w:r w:rsidR="00EC6FEF" w:rsidRPr="00DD25E6">
        <w:rPr>
          <w:rStyle w:val="SubtleReference"/>
          <w:rFonts w:ascii="Courier New" w:hAnsi="Courier New" w:cs="Courier New"/>
          <w:smallCaps w:val="0"/>
          <w:lang w:val="en-GB"/>
        </w:rPr>
        <w:fldChar w:fldCharType="end"/>
      </w:r>
      <w:r w:rsidR="00EC6FEF" w:rsidRPr="00EC6FEF">
        <w:rPr>
          <w:lang w:val="en-GB"/>
        </w:rPr>
        <w:t xml:space="preserve"> script)</w:t>
      </w:r>
      <w:r w:rsidR="0098669E">
        <w:rPr>
          <w:lang w:val="en-GB"/>
        </w:rPr>
        <w:t>.</w:t>
      </w:r>
    </w:p>
    <w:p w14:paraId="617F41D5" w14:textId="7205BC57" w:rsidR="0098669E" w:rsidRDefault="007A4FF6" w:rsidP="00D4086B">
      <w:pPr>
        <w:jc w:val="both"/>
        <w:rPr>
          <w:rFonts w:cstheme="minorHAnsi"/>
          <w:lang w:val="en-GB"/>
        </w:rPr>
      </w:pPr>
      <w:r>
        <w:rPr>
          <w:rFonts w:cstheme="minorHAnsi"/>
          <w:lang w:val="en-GB"/>
        </w:rPr>
        <w:t>T</w:t>
      </w:r>
      <w:r w:rsidR="0098669E">
        <w:rPr>
          <w:rFonts w:cstheme="minorHAnsi"/>
          <w:lang w:val="en-GB"/>
        </w:rPr>
        <w:t xml:space="preserve">hree nodes are important for our analyses: the root of the tree, the most recent common ancestor (MRCA) of </w:t>
      </w:r>
      <w:r w:rsidR="0098669E">
        <w:rPr>
          <w:rFonts w:cstheme="minorHAnsi"/>
          <w:i/>
          <w:lang w:val="en-GB"/>
        </w:rPr>
        <w:t>Gloeomargarita</w:t>
      </w:r>
      <w:r w:rsidR="0098669E">
        <w:rPr>
          <w:rFonts w:cstheme="minorHAnsi"/>
          <w:lang w:val="en-GB"/>
        </w:rPr>
        <w:t xml:space="preserve"> and Archaeplastida</w:t>
      </w:r>
      <w:r>
        <w:rPr>
          <w:rFonts w:cstheme="minorHAnsi"/>
          <w:lang w:val="en-GB"/>
        </w:rPr>
        <w:t xml:space="preserve"> (G+A)</w:t>
      </w:r>
      <w:r w:rsidR="0098669E">
        <w:rPr>
          <w:rFonts w:cstheme="minorHAnsi"/>
          <w:lang w:val="en-GB"/>
        </w:rPr>
        <w:t>, and the MRCA of Archaeplastida</w:t>
      </w:r>
      <w:r>
        <w:rPr>
          <w:rFonts w:cstheme="minorHAnsi"/>
          <w:lang w:val="en-GB"/>
        </w:rPr>
        <w:t xml:space="preserve"> (A)</w:t>
      </w:r>
      <w:r w:rsidR="0098669E">
        <w:rPr>
          <w:rFonts w:cstheme="minorHAnsi"/>
          <w:lang w:val="en-GB"/>
        </w:rPr>
        <w:t xml:space="preserve">. </w:t>
      </w:r>
      <w:r w:rsidR="00142C42" w:rsidRPr="00142C42">
        <w:rPr>
          <w:rStyle w:val="IntenseReference"/>
        </w:rPr>
        <w:fldChar w:fldCharType="begin"/>
      </w:r>
      <w:r w:rsidR="00142C42" w:rsidRPr="005C7CCE">
        <w:rPr>
          <w:rStyle w:val="IntenseReference"/>
          <w:lang w:val="en-US"/>
        </w:rPr>
        <w:instrText xml:space="preserve"> REF _Ref496200123 \h  \* MERGEFORMAT </w:instrText>
      </w:r>
      <w:r w:rsidR="00142C42" w:rsidRPr="00142C42">
        <w:rPr>
          <w:rStyle w:val="IntenseReference"/>
        </w:rPr>
      </w:r>
      <w:r w:rsidR="00142C42" w:rsidRPr="00142C42">
        <w:rPr>
          <w:rStyle w:val="IntenseReference"/>
        </w:rPr>
        <w:fldChar w:fldCharType="separate"/>
      </w:r>
      <w:ins w:id="31" w:author="Giorgio Bianchini" w:date="2017-10-29T18:39:00Z">
        <w:r w:rsidR="007B0197" w:rsidRPr="007B0197">
          <w:rPr>
            <w:rStyle w:val="IntenseReference"/>
            <w:lang w:val="en-US"/>
            <w:rPrChange w:id="32" w:author="Giorgio Bianchini" w:date="2017-10-29T18:39:00Z">
              <w:rPr>
                <w:b/>
                <w:lang w:val="en-GB"/>
              </w:rPr>
            </w:rPrChange>
          </w:rPr>
          <w:t xml:space="preserve">Table </w:t>
        </w:r>
        <w:r w:rsidR="007B0197" w:rsidRPr="007B0197">
          <w:rPr>
            <w:rStyle w:val="IntenseReference"/>
            <w:lang w:val="en-US"/>
            <w:rPrChange w:id="33" w:author="Giorgio Bianchini" w:date="2017-10-29T18:39:00Z">
              <w:rPr>
                <w:b/>
                <w:noProof/>
                <w:lang w:val="en-GB"/>
              </w:rPr>
            </w:rPrChange>
          </w:rPr>
          <w:t>2</w:t>
        </w:r>
      </w:ins>
      <w:del w:id="34" w:author="Giorgio Bianchini" w:date="2017-10-29T18:39:00Z">
        <w:r w:rsidR="002A10E6" w:rsidRPr="00C54AFB" w:rsidDel="007B0197">
          <w:rPr>
            <w:rStyle w:val="IntenseReference"/>
            <w:lang w:val="en-US"/>
          </w:rPr>
          <w:delText>Table 2</w:delText>
        </w:r>
      </w:del>
      <w:r w:rsidR="00142C42" w:rsidRPr="00142C42">
        <w:rPr>
          <w:rStyle w:val="IntenseReference"/>
        </w:rPr>
        <w:fldChar w:fldCharType="end"/>
      </w:r>
      <w:r w:rsidR="00142C42">
        <w:rPr>
          <w:rFonts w:cstheme="minorHAnsi"/>
          <w:lang w:val="en-GB"/>
        </w:rPr>
        <w:t xml:space="preserve"> </w:t>
      </w:r>
      <w:r>
        <w:rPr>
          <w:rFonts w:cstheme="minorHAnsi"/>
          <w:lang w:val="en-GB"/>
        </w:rPr>
        <w:t>shows the probabilities for the various ancestral habitats of these nodes according to the different models</w:t>
      </w:r>
      <w:r w:rsidR="00E848E3">
        <w:rPr>
          <w:rFonts w:cstheme="minorHAnsi"/>
          <w:lang w:val="en-GB"/>
        </w:rPr>
        <w:t xml:space="preserve"> (the complete ancestral state reconstruction plots are available </w:t>
      </w:r>
      <w:r w:rsidR="00B62F99">
        <w:rPr>
          <w:rFonts w:cstheme="minorHAnsi"/>
          <w:lang w:val="en-GB"/>
        </w:rPr>
        <w:t xml:space="preserve">from </w:t>
      </w:r>
      <w:hyperlink r:id="rId8" w:history="1">
        <w:r w:rsidR="00B62F99" w:rsidRPr="00BE1558">
          <w:rPr>
            <w:rStyle w:val="Hyperlink"/>
            <w:lang w:val="en-US"/>
          </w:rPr>
          <w:t>https://github.com/patrisan/Chloroplast_PNAS</w:t>
        </w:r>
      </w:hyperlink>
      <w:r w:rsidR="00E848E3">
        <w:rPr>
          <w:rFonts w:cstheme="minorHAnsi"/>
          <w:lang w:val="en-GB"/>
        </w:rPr>
        <w:t>)</w:t>
      </w:r>
      <w:r>
        <w:rPr>
          <w:rFonts w:cstheme="minorHAnsi"/>
          <w:lang w:val="en-GB"/>
        </w:rPr>
        <w:t>.</w:t>
      </w:r>
    </w:p>
    <w:tbl>
      <w:tblPr>
        <w:tblStyle w:val="ListTable4-Accent11"/>
        <w:tblW w:w="5000" w:type="pct"/>
        <w:tblLook w:val="04A0" w:firstRow="1" w:lastRow="0" w:firstColumn="1" w:lastColumn="0" w:noHBand="0" w:noVBand="1"/>
      </w:tblPr>
      <w:tblGrid>
        <w:gridCol w:w="1170"/>
        <w:gridCol w:w="995"/>
        <w:gridCol w:w="995"/>
        <w:gridCol w:w="996"/>
        <w:gridCol w:w="996"/>
        <w:gridCol w:w="996"/>
        <w:gridCol w:w="996"/>
        <w:gridCol w:w="996"/>
        <w:gridCol w:w="996"/>
        <w:gridCol w:w="718"/>
      </w:tblGrid>
      <w:tr w:rsidR="007A4FF6" w14:paraId="54F46DCB" w14:textId="77777777" w:rsidTr="00945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pct"/>
            <w:vMerge w:val="restart"/>
            <w:tcBorders>
              <w:right w:val="single" w:sz="4" w:space="0" w:color="5B9BD5" w:themeColor="accent1"/>
            </w:tcBorders>
            <w:vAlign w:val="center"/>
          </w:tcPr>
          <w:p w14:paraId="6A0D8116" w14:textId="77777777" w:rsidR="007A4FF6" w:rsidRPr="009454FE" w:rsidRDefault="007A4FF6" w:rsidP="009454FE">
            <w:pPr>
              <w:rPr>
                <w:rFonts w:cstheme="minorHAnsi"/>
                <w:sz w:val="28"/>
                <w:lang w:val="en-GB"/>
              </w:rPr>
            </w:pPr>
            <w:r w:rsidRPr="009454FE">
              <w:rPr>
                <w:rFonts w:cstheme="minorHAnsi"/>
                <w:sz w:val="28"/>
                <w:lang w:val="en-GB"/>
              </w:rPr>
              <w:t>Node</w:t>
            </w:r>
          </w:p>
        </w:tc>
        <w:tc>
          <w:tcPr>
            <w:tcW w:w="4398" w:type="pct"/>
            <w:gridSpan w:val="9"/>
            <w:tcBorders>
              <w:left w:val="single" w:sz="4" w:space="0" w:color="5B9BD5" w:themeColor="accent1"/>
            </w:tcBorders>
            <w:vAlign w:val="center"/>
          </w:tcPr>
          <w:p w14:paraId="231E1ABC" w14:textId="77777777" w:rsidR="007A4FF6" w:rsidRPr="009454FE" w:rsidRDefault="007A4FF6" w:rsidP="009454FE">
            <w:pPr>
              <w:jc w:val="center"/>
              <w:cnfStyle w:val="100000000000" w:firstRow="1" w:lastRow="0" w:firstColumn="0" w:lastColumn="0" w:oddVBand="0" w:evenVBand="0" w:oddHBand="0" w:evenHBand="0" w:firstRowFirstColumn="0" w:firstRowLastColumn="0" w:lastRowFirstColumn="0" w:lastRowLastColumn="0"/>
              <w:rPr>
                <w:rFonts w:cstheme="minorHAnsi"/>
                <w:sz w:val="28"/>
                <w:lang w:val="en-GB"/>
              </w:rPr>
            </w:pPr>
            <w:r w:rsidRPr="009454FE">
              <w:rPr>
                <w:rFonts w:cstheme="minorHAnsi"/>
                <w:sz w:val="28"/>
                <w:lang w:val="en-GB"/>
              </w:rPr>
              <w:t>Model</w:t>
            </w:r>
          </w:p>
        </w:tc>
      </w:tr>
      <w:tr w:rsidR="00280CC2" w14:paraId="0F92D052" w14:textId="77777777" w:rsidTr="00280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pct"/>
            <w:vMerge/>
            <w:tcBorders>
              <w:right w:val="single" w:sz="4" w:space="0" w:color="9CC2E5" w:themeColor="accent1" w:themeTint="99"/>
            </w:tcBorders>
            <w:vAlign w:val="center"/>
          </w:tcPr>
          <w:p w14:paraId="4024FA3C" w14:textId="77777777" w:rsidR="007A4FF6" w:rsidRDefault="007A4FF6" w:rsidP="009454FE">
            <w:pPr>
              <w:jc w:val="center"/>
              <w:rPr>
                <w:rFonts w:cstheme="minorHAnsi"/>
                <w:lang w:val="en-GB"/>
              </w:rPr>
            </w:pPr>
          </w:p>
        </w:tc>
        <w:tc>
          <w:tcPr>
            <w:tcW w:w="1539" w:type="pct"/>
            <w:gridSpan w:val="3"/>
            <w:tcBorders>
              <w:left w:val="single" w:sz="4" w:space="0" w:color="9CC2E5" w:themeColor="accent1" w:themeTint="99"/>
              <w:bottom w:val="nil"/>
              <w:right w:val="single" w:sz="4" w:space="0" w:color="9CC2E5" w:themeColor="accent1" w:themeTint="99"/>
            </w:tcBorders>
            <w:shd w:val="clear" w:color="auto" w:fill="5B9BD5" w:themeFill="accent1"/>
            <w:vAlign w:val="center"/>
          </w:tcPr>
          <w:p w14:paraId="65A0A271" w14:textId="77777777" w:rsidR="007A4FF6" w:rsidRPr="001B67E7" w:rsidRDefault="007A4FF6" w:rsidP="009454FE">
            <w:pPr>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lang w:val="en-GB"/>
              </w:rPr>
            </w:pPr>
            <w:r w:rsidRPr="001B67E7">
              <w:rPr>
                <w:rFonts w:cstheme="minorHAnsi"/>
                <w:b/>
                <w:color w:val="FFFFFF" w:themeColor="background1"/>
                <w:lang w:val="en-GB"/>
              </w:rPr>
              <w:t>ER</w:t>
            </w:r>
          </w:p>
        </w:tc>
        <w:tc>
          <w:tcPr>
            <w:tcW w:w="1539" w:type="pct"/>
            <w:gridSpan w:val="3"/>
            <w:tcBorders>
              <w:left w:val="single" w:sz="4" w:space="0" w:color="9CC2E5" w:themeColor="accent1" w:themeTint="99"/>
              <w:bottom w:val="single" w:sz="4" w:space="0" w:color="5B9BD5" w:themeColor="accent1"/>
              <w:right w:val="single" w:sz="4" w:space="0" w:color="9CC2E5" w:themeColor="accent1" w:themeTint="99"/>
            </w:tcBorders>
            <w:shd w:val="clear" w:color="auto" w:fill="5B9BD5" w:themeFill="accent1"/>
            <w:vAlign w:val="center"/>
          </w:tcPr>
          <w:p w14:paraId="5E84B04D" w14:textId="77777777" w:rsidR="007A4FF6" w:rsidRPr="001B67E7" w:rsidRDefault="007A4FF6" w:rsidP="009454FE">
            <w:pPr>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lang w:val="en-GB"/>
              </w:rPr>
            </w:pPr>
            <w:r w:rsidRPr="001B67E7">
              <w:rPr>
                <w:rFonts w:cstheme="minorHAnsi"/>
                <w:b/>
                <w:color w:val="FFFFFF" w:themeColor="background1"/>
                <w:lang w:val="en-GB"/>
              </w:rPr>
              <w:t>ARD</w:t>
            </w:r>
          </w:p>
        </w:tc>
        <w:tc>
          <w:tcPr>
            <w:tcW w:w="1319" w:type="pct"/>
            <w:gridSpan w:val="3"/>
            <w:tcBorders>
              <w:left w:val="single" w:sz="4" w:space="0" w:color="9CC2E5" w:themeColor="accent1" w:themeTint="99"/>
              <w:bottom w:val="single" w:sz="4" w:space="0" w:color="5B9BD5" w:themeColor="accent1"/>
            </w:tcBorders>
            <w:shd w:val="clear" w:color="auto" w:fill="5B9BD5" w:themeFill="accent1"/>
            <w:vAlign w:val="center"/>
          </w:tcPr>
          <w:p w14:paraId="236C5F5A" w14:textId="77777777" w:rsidR="007A4FF6" w:rsidRPr="001B67E7" w:rsidRDefault="007A4FF6" w:rsidP="009454FE">
            <w:pPr>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lang w:val="en-GB"/>
              </w:rPr>
            </w:pPr>
            <w:r w:rsidRPr="001B67E7">
              <w:rPr>
                <w:rFonts w:cstheme="minorHAnsi"/>
                <w:b/>
                <w:color w:val="FFFFFF" w:themeColor="background1"/>
                <w:lang w:val="en-GB"/>
              </w:rPr>
              <w:t>SYM</w:t>
            </w:r>
          </w:p>
        </w:tc>
      </w:tr>
      <w:tr w:rsidR="00280CC2" w14:paraId="0733F69C" w14:textId="77777777" w:rsidTr="00280CC2">
        <w:tc>
          <w:tcPr>
            <w:cnfStyle w:val="001000000000" w:firstRow="0" w:lastRow="0" w:firstColumn="1" w:lastColumn="0" w:oddVBand="0" w:evenVBand="0" w:oddHBand="0" w:evenHBand="0" w:firstRowFirstColumn="0" w:firstRowLastColumn="0" w:lastRowFirstColumn="0" w:lastRowLastColumn="0"/>
            <w:tcW w:w="602" w:type="pct"/>
            <w:vMerge/>
            <w:tcBorders>
              <w:right w:val="single" w:sz="4" w:space="0" w:color="9CC2E5" w:themeColor="accent1" w:themeTint="99"/>
            </w:tcBorders>
            <w:vAlign w:val="center"/>
          </w:tcPr>
          <w:p w14:paraId="0E4E9E5A" w14:textId="77777777" w:rsidR="007A4FF6" w:rsidRDefault="007A4FF6" w:rsidP="009454FE">
            <w:pPr>
              <w:jc w:val="center"/>
              <w:rPr>
                <w:rFonts w:cstheme="minorHAnsi"/>
                <w:lang w:val="en-GB"/>
              </w:rPr>
            </w:pPr>
          </w:p>
        </w:tc>
        <w:tc>
          <w:tcPr>
            <w:tcW w:w="513" w:type="pct"/>
            <w:tcBorders>
              <w:top w:val="nil"/>
              <w:left w:val="single" w:sz="4" w:space="0" w:color="9CC2E5" w:themeColor="accent1" w:themeTint="99"/>
            </w:tcBorders>
            <w:shd w:val="clear" w:color="auto" w:fill="5B9BD5" w:themeFill="accent1"/>
            <w:vAlign w:val="center"/>
          </w:tcPr>
          <w:p w14:paraId="791D9DE3"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f</w:t>
            </w:r>
          </w:p>
        </w:tc>
        <w:tc>
          <w:tcPr>
            <w:tcW w:w="513" w:type="pct"/>
            <w:tcBorders>
              <w:top w:val="nil"/>
            </w:tcBorders>
            <w:shd w:val="clear" w:color="auto" w:fill="5B9BD5" w:themeFill="accent1"/>
            <w:vAlign w:val="center"/>
          </w:tcPr>
          <w:p w14:paraId="003EFA57"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m</w:t>
            </w:r>
          </w:p>
        </w:tc>
        <w:tc>
          <w:tcPr>
            <w:tcW w:w="513" w:type="pct"/>
            <w:tcBorders>
              <w:top w:val="nil"/>
              <w:right w:val="single" w:sz="4" w:space="0" w:color="9CC2E5" w:themeColor="accent1" w:themeTint="99"/>
            </w:tcBorders>
            <w:shd w:val="clear" w:color="auto" w:fill="5B9BD5" w:themeFill="accent1"/>
            <w:vAlign w:val="center"/>
          </w:tcPr>
          <w:p w14:paraId="0B168C3D"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b</w:t>
            </w:r>
          </w:p>
        </w:tc>
        <w:tc>
          <w:tcPr>
            <w:tcW w:w="513" w:type="pct"/>
            <w:tcBorders>
              <w:left w:val="single" w:sz="4" w:space="0" w:color="9CC2E5" w:themeColor="accent1" w:themeTint="99"/>
            </w:tcBorders>
            <w:shd w:val="clear" w:color="auto" w:fill="5B9BD5" w:themeFill="accent1"/>
            <w:vAlign w:val="center"/>
          </w:tcPr>
          <w:p w14:paraId="7B0EAF37"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f</w:t>
            </w:r>
          </w:p>
        </w:tc>
        <w:tc>
          <w:tcPr>
            <w:tcW w:w="513" w:type="pct"/>
            <w:shd w:val="clear" w:color="auto" w:fill="5B9BD5" w:themeFill="accent1"/>
            <w:vAlign w:val="center"/>
          </w:tcPr>
          <w:p w14:paraId="7D64BBE4"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m</w:t>
            </w:r>
          </w:p>
        </w:tc>
        <w:tc>
          <w:tcPr>
            <w:tcW w:w="513" w:type="pct"/>
            <w:tcBorders>
              <w:bottom w:val="single" w:sz="4" w:space="0" w:color="9CC2E5" w:themeColor="accent1" w:themeTint="99"/>
              <w:right w:val="single" w:sz="4" w:space="0" w:color="9CC2E5" w:themeColor="accent1" w:themeTint="99"/>
            </w:tcBorders>
            <w:shd w:val="clear" w:color="auto" w:fill="5B9BD5" w:themeFill="accent1"/>
            <w:vAlign w:val="center"/>
          </w:tcPr>
          <w:p w14:paraId="1C89128A"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b</w:t>
            </w:r>
          </w:p>
        </w:tc>
        <w:tc>
          <w:tcPr>
            <w:tcW w:w="513" w:type="pct"/>
            <w:tcBorders>
              <w:left w:val="single" w:sz="4" w:space="0" w:color="9CC2E5" w:themeColor="accent1" w:themeTint="99"/>
            </w:tcBorders>
            <w:shd w:val="clear" w:color="auto" w:fill="5B9BD5" w:themeFill="accent1"/>
            <w:vAlign w:val="center"/>
          </w:tcPr>
          <w:p w14:paraId="51990396"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f</w:t>
            </w:r>
          </w:p>
        </w:tc>
        <w:tc>
          <w:tcPr>
            <w:tcW w:w="513" w:type="pct"/>
            <w:shd w:val="clear" w:color="auto" w:fill="5B9BD5" w:themeFill="accent1"/>
            <w:vAlign w:val="center"/>
          </w:tcPr>
          <w:p w14:paraId="762B67F5"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m</w:t>
            </w:r>
          </w:p>
        </w:tc>
        <w:tc>
          <w:tcPr>
            <w:tcW w:w="292" w:type="pct"/>
            <w:shd w:val="clear" w:color="auto" w:fill="5B9BD5" w:themeFill="accent1"/>
            <w:vAlign w:val="center"/>
          </w:tcPr>
          <w:p w14:paraId="7A40135E" w14:textId="77777777" w:rsidR="007A4FF6" w:rsidRPr="009454FE" w:rsidRDefault="007A4FF6" w:rsidP="009454FE">
            <w:pPr>
              <w:jc w:val="center"/>
              <w:cnfStyle w:val="000000000000" w:firstRow="0" w:lastRow="0" w:firstColumn="0" w:lastColumn="0" w:oddVBand="0" w:evenVBand="0" w:oddHBand="0" w:evenHBand="0" w:firstRowFirstColumn="0" w:firstRowLastColumn="0" w:lastRowFirstColumn="0" w:lastRowLastColumn="0"/>
              <w:rPr>
                <w:rFonts w:cstheme="minorHAnsi"/>
                <w:color w:val="FFFFFF" w:themeColor="background1"/>
                <w:lang w:val="en-GB"/>
              </w:rPr>
            </w:pPr>
            <w:r w:rsidRPr="009454FE">
              <w:rPr>
                <w:rFonts w:cstheme="minorHAnsi"/>
                <w:color w:val="FFFFFF" w:themeColor="background1"/>
                <w:lang w:val="en-GB"/>
              </w:rPr>
              <w:t>P</w:t>
            </w:r>
            <w:r w:rsidRPr="009454FE">
              <w:rPr>
                <w:rFonts w:cstheme="minorHAnsi"/>
                <w:color w:val="FFFFFF" w:themeColor="background1"/>
                <w:vertAlign w:val="subscript"/>
                <w:lang w:val="en-GB"/>
              </w:rPr>
              <w:t>b</w:t>
            </w:r>
          </w:p>
        </w:tc>
      </w:tr>
      <w:tr w:rsidR="009454FE" w14:paraId="2F251217" w14:textId="77777777" w:rsidTr="00945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pct"/>
            <w:tcBorders>
              <w:right w:val="single" w:sz="4" w:space="0" w:color="5B9BD5" w:themeColor="accent1"/>
            </w:tcBorders>
            <w:vAlign w:val="center"/>
          </w:tcPr>
          <w:p w14:paraId="6F888314" w14:textId="77777777" w:rsidR="009454FE" w:rsidRDefault="009454FE" w:rsidP="009454FE">
            <w:pPr>
              <w:rPr>
                <w:rFonts w:cstheme="minorHAnsi"/>
                <w:lang w:val="en-GB"/>
              </w:rPr>
            </w:pPr>
            <w:r>
              <w:rPr>
                <w:rFonts w:cstheme="minorHAnsi"/>
                <w:lang w:val="en-GB"/>
              </w:rPr>
              <w:t>Root</w:t>
            </w:r>
          </w:p>
        </w:tc>
        <w:tc>
          <w:tcPr>
            <w:tcW w:w="513" w:type="pct"/>
            <w:tcBorders>
              <w:left w:val="single" w:sz="4" w:space="0" w:color="5B9BD5" w:themeColor="accent1"/>
            </w:tcBorders>
            <w:vAlign w:val="center"/>
          </w:tcPr>
          <w:p w14:paraId="6319903F"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0.814</w:t>
            </w:r>
          </w:p>
        </w:tc>
        <w:tc>
          <w:tcPr>
            <w:tcW w:w="513" w:type="pct"/>
            <w:vAlign w:val="center"/>
          </w:tcPr>
          <w:p w14:paraId="66BFB5FF"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0.156</w:t>
            </w:r>
          </w:p>
        </w:tc>
        <w:tc>
          <w:tcPr>
            <w:tcW w:w="513" w:type="pct"/>
            <w:tcBorders>
              <w:right w:val="single" w:sz="4" w:space="0" w:color="5B9BD5" w:themeColor="accent1"/>
            </w:tcBorders>
            <w:vAlign w:val="center"/>
          </w:tcPr>
          <w:p w14:paraId="63B5F42A"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w:t>
            </w:r>
            <w:r w:rsidR="00143B20">
              <w:rPr>
                <w:rFonts w:ascii="Calibri" w:hAnsi="Calibri" w:cs="Calibri"/>
                <w:color w:val="000000"/>
              </w:rPr>
              <w:t>0</w:t>
            </w:r>
          </w:p>
        </w:tc>
        <w:tc>
          <w:tcPr>
            <w:tcW w:w="513" w:type="pct"/>
            <w:tcBorders>
              <w:left w:val="single" w:sz="4" w:space="0" w:color="5B9BD5" w:themeColor="accent1"/>
            </w:tcBorders>
            <w:vAlign w:val="center"/>
          </w:tcPr>
          <w:p w14:paraId="5664EB1D"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0.048</w:t>
            </w:r>
          </w:p>
        </w:tc>
        <w:tc>
          <w:tcPr>
            <w:tcW w:w="513" w:type="pct"/>
            <w:vAlign w:val="center"/>
          </w:tcPr>
          <w:p w14:paraId="789C9B09"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0.56</w:t>
            </w:r>
            <w:r w:rsidR="00143B20">
              <w:rPr>
                <w:rFonts w:ascii="Calibri" w:hAnsi="Calibri" w:cs="Calibri"/>
                <w:color w:val="000000"/>
              </w:rPr>
              <w:t>0</w:t>
            </w:r>
          </w:p>
        </w:tc>
        <w:tc>
          <w:tcPr>
            <w:tcW w:w="513" w:type="pct"/>
            <w:tcBorders>
              <w:right w:val="single" w:sz="4" w:space="0" w:color="5B9BD5" w:themeColor="accent1"/>
            </w:tcBorders>
            <w:vAlign w:val="center"/>
          </w:tcPr>
          <w:p w14:paraId="2AF4B0DE"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0.392</w:t>
            </w:r>
          </w:p>
        </w:tc>
        <w:tc>
          <w:tcPr>
            <w:tcW w:w="513" w:type="pct"/>
            <w:tcBorders>
              <w:left w:val="single" w:sz="4" w:space="0" w:color="5B9BD5" w:themeColor="accent1"/>
            </w:tcBorders>
            <w:vAlign w:val="center"/>
          </w:tcPr>
          <w:p w14:paraId="0831ED39"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0.733</w:t>
            </w:r>
          </w:p>
        </w:tc>
        <w:tc>
          <w:tcPr>
            <w:tcW w:w="513" w:type="pct"/>
            <w:vAlign w:val="center"/>
          </w:tcPr>
          <w:p w14:paraId="7E665C80"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0.267</w:t>
            </w:r>
          </w:p>
        </w:tc>
        <w:tc>
          <w:tcPr>
            <w:tcW w:w="292" w:type="pct"/>
            <w:vAlign w:val="center"/>
          </w:tcPr>
          <w:p w14:paraId="37F78E91"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43B20">
              <w:rPr>
                <w:rFonts w:ascii="Calibri" w:hAnsi="Calibri" w:cs="Calibri"/>
                <w:color w:val="000000"/>
              </w:rPr>
              <w:t>.000</w:t>
            </w:r>
          </w:p>
        </w:tc>
      </w:tr>
      <w:tr w:rsidR="009454FE" w14:paraId="5B3BF1B6" w14:textId="77777777" w:rsidTr="009454FE">
        <w:tc>
          <w:tcPr>
            <w:cnfStyle w:val="001000000000" w:firstRow="0" w:lastRow="0" w:firstColumn="1" w:lastColumn="0" w:oddVBand="0" w:evenVBand="0" w:oddHBand="0" w:evenHBand="0" w:firstRowFirstColumn="0" w:firstRowLastColumn="0" w:lastRowFirstColumn="0" w:lastRowLastColumn="0"/>
            <w:tcW w:w="602" w:type="pct"/>
            <w:tcBorders>
              <w:right w:val="single" w:sz="4" w:space="0" w:color="5B9BD5" w:themeColor="accent1"/>
            </w:tcBorders>
            <w:vAlign w:val="center"/>
          </w:tcPr>
          <w:p w14:paraId="3C33C5C9" w14:textId="77777777" w:rsidR="009454FE" w:rsidRDefault="009454FE" w:rsidP="009454FE">
            <w:pPr>
              <w:rPr>
                <w:rFonts w:cstheme="minorHAnsi"/>
                <w:lang w:val="en-GB"/>
              </w:rPr>
            </w:pPr>
            <w:r>
              <w:rPr>
                <w:rFonts w:cstheme="minorHAnsi"/>
                <w:lang w:val="en-GB"/>
              </w:rPr>
              <w:t>G+A</w:t>
            </w:r>
          </w:p>
        </w:tc>
        <w:tc>
          <w:tcPr>
            <w:tcW w:w="513" w:type="pct"/>
            <w:tcBorders>
              <w:left w:val="single" w:sz="4" w:space="0" w:color="5B9BD5" w:themeColor="accent1"/>
            </w:tcBorders>
            <w:vAlign w:val="center"/>
          </w:tcPr>
          <w:p w14:paraId="29378A29"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0.817</w:t>
            </w:r>
          </w:p>
        </w:tc>
        <w:tc>
          <w:tcPr>
            <w:tcW w:w="513" w:type="pct"/>
            <w:vAlign w:val="center"/>
          </w:tcPr>
          <w:p w14:paraId="52BC0E13"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0.178</w:t>
            </w:r>
          </w:p>
        </w:tc>
        <w:tc>
          <w:tcPr>
            <w:tcW w:w="513" w:type="pct"/>
            <w:tcBorders>
              <w:right w:val="single" w:sz="4" w:space="0" w:color="5B9BD5" w:themeColor="accent1"/>
            </w:tcBorders>
            <w:vAlign w:val="center"/>
          </w:tcPr>
          <w:p w14:paraId="1374DE2D"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0.005</w:t>
            </w:r>
          </w:p>
        </w:tc>
        <w:tc>
          <w:tcPr>
            <w:tcW w:w="513" w:type="pct"/>
            <w:tcBorders>
              <w:left w:val="single" w:sz="4" w:space="0" w:color="5B9BD5" w:themeColor="accent1"/>
            </w:tcBorders>
            <w:vAlign w:val="center"/>
          </w:tcPr>
          <w:p w14:paraId="057C0DB6"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0.036</w:t>
            </w:r>
          </w:p>
        </w:tc>
        <w:tc>
          <w:tcPr>
            <w:tcW w:w="513" w:type="pct"/>
            <w:vAlign w:val="center"/>
          </w:tcPr>
          <w:p w14:paraId="0326BCCA"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0.927</w:t>
            </w:r>
          </w:p>
        </w:tc>
        <w:tc>
          <w:tcPr>
            <w:tcW w:w="513" w:type="pct"/>
            <w:tcBorders>
              <w:right w:val="single" w:sz="4" w:space="0" w:color="5B9BD5" w:themeColor="accent1"/>
            </w:tcBorders>
            <w:vAlign w:val="center"/>
          </w:tcPr>
          <w:p w14:paraId="0025314E"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0.037</w:t>
            </w:r>
          </w:p>
        </w:tc>
        <w:tc>
          <w:tcPr>
            <w:tcW w:w="513" w:type="pct"/>
            <w:tcBorders>
              <w:left w:val="single" w:sz="4" w:space="0" w:color="5B9BD5" w:themeColor="accent1"/>
            </w:tcBorders>
            <w:vAlign w:val="center"/>
          </w:tcPr>
          <w:p w14:paraId="2DE13F5A"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0.738</w:t>
            </w:r>
          </w:p>
        </w:tc>
        <w:tc>
          <w:tcPr>
            <w:tcW w:w="513" w:type="pct"/>
            <w:vAlign w:val="center"/>
          </w:tcPr>
          <w:p w14:paraId="35482B25"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0.262</w:t>
            </w:r>
          </w:p>
        </w:tc>
        <w:tc>
          <w:tcPr>
            <w:tcW w:w="292" w:type="pct"/>
            <w:vAlign w:val="center"/>
          </w:tcPr>
          <w:p w14:paraId="2CABF0A7" w14:textId="77777777" w:rsidR="009454FE" w:rsidRDefault="009454FE" w:rsidP="009454F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43B20">
              <w:rPr>
                <w:rFonts w:ascii="Calibri" w:hAnsi="Calibri" w:cs="Calibri"/>
                <w:color w:val="000000"/>
              </w:rPr>
              <w:t>.000</w:t>
            </w:r>
          </w:p>
        </w:tc>
      </w:tr>
      <w:tr w:rsidR="009454FE" w14:paraId="10DAD794" w14:textId="77777777" w:rsidTr="00945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pct"/>
            <w:tcBorders>
              <w:right w:val="single" w:sz="4" w:space="0" w:color="5B9BD5" w:themeColor="accent1"/>
            </w:tcBorders>
            <w:vAlign w:val="center"/>
          </w:tcPr>
          <w:p w14:paraId="25B4B20E" w14:textId="77777777" w:rsidR="009454FE" w:rsidRDefault="009454FE" w:rsidP="009454FE">
            <w:pPr>
              <w:rPr>
                <w:rFonts w:cstheme="minorHAnsi"/>
                <w:lang w:val="en-GB"/>
              </w:rPr>
            </w:pPr>
            <w:r>
              <w:rPr>
                <w:rFonts w:cstheme="minorHAnsi"/>
                <w:lang w:val="en-GB"/>
              </w:rPr>
              <w:t>A</w:t>
            </w:r>
          </w:p>
        </w:tc>
        <w:tc>
          <w:tcPr>
            <w:tcW w:w="513" w:type="pct"/>
            <w:tcBorders>
              <w:left w:val="single" w:sz="4" w:space="0" w:color="5B9BD5" w:themeColor="accent1"/>
            </w:tcBorders>
            <w:vAlign w:val="center"/>
          </w:tcPr>
          <w:p w14:paraId="201F7BE2"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0.817</w:t>
            </w:r>
          </w:p>
        </w:tc>
        <w:tc>
          <w:tcPr>
            <w:tcW w:w="513" w:type="pct"/>
            <w:vAlign w:val="center"/>
          </w:tcPr>
          <w:p w14:paraId="72E05ACD"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0.18</w:t>
            </w:r>
            <w:r w:rsidR="00143B20">
              <w:rPr>
                <w:rFonts w:ascii="Calibri" w:hAnsi="Calibri" w:cs="Calibri"/>
                <w:color w:val="000000"/>
              </w:rPr>
              <w:t>0</w:t>
            </w:r>
          </w:p>
        </w:tc>
        <w:tc>
          <w:tcPr>
            <w:tcW w:w="513" w:type="pct"/>
            <w:tcBorders>
              <w:right w:val="single" w:sz="4" w:space="0" w:color="5B9BD5" w:themeColor="accent1"/>
            </w:tcBorders>
            <w:vAlign w:val="center"/>
          </w:tcPr>
          <w:p w14:paraId="2408522D"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0.003</w:t>
            </w:r>
          </w:p>
        </w:tc>
        <w:tc>
          <w:tcPr>
            <w:tcW w:w="513" w:type="pct"/>
            <w:tcBorders>
              <w:left w:val="single" w:sz="4" w:space="0" w:color="5B9BD5" w:themeColor="accent1"/>
            </w:tcBorders>
            <w:vAlign w:val="center"/>
          </w:tcPr>
          <w:p w14:paraId="6E454ACE"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0.042</w:t>
            </w:r>
          </w:p>
        </w:tc>
        <w:tc>
          <w:tcPr>
            <w:tcW w:w="513" w:type="pct"/>
            <w:vAlign w:val="center"/>
          </w:tcPr>
          <w:p w14:paraId="7353C575"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0.932</w:t>
            </w:r>
          </w:p>
        </w:tc>
        <w:tc>
          <w:tcPr>
            <w:tcW w:w="513" w:type="pct"/>
            <w:tcBorders>
              <w:right w:val="single" w:sz="4" w:space="0" w:color="5B9BD5" w:themeColor="accent1"/>
            </w:tcBorders>
            <w:vAlign w:val="center"/>
          </w:tcPr>
          <w:p w14:paraId="6FCB06D2"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0.026</w:t>
            </w:r>
          </w:p>
        </w:tc>
        <w:tc>
          <w:tcPr>
            <w:tcW w:w="513" w:type="pct"/>
            <w:tcBorders>
              <w:left w:val="single" w:sz="4" w:space="0" w:color="5B9BD5" w:themeColor="accent1"/>
            </w:tcBorders>
            <w:vAlign w:val="center"/>
          </w:tcPr>
          <w:p w14:paraId="5AD1A717"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0.739</w:t>
            </w:r>
          </w:p>
        </w:tc>
        <w:tc>
          <w:tcPr>
            <w:tcW w:w="513" w:type="pct"/>
            <w:vAlign w:val="center"/>
          </w:tcPr>
          <w:p w14:paraId="3804007D" w14:textId="77777777" w:rsidR="009454FE" w:rsidRDefault="009454FE" w:rsidP="009454F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0.261</w:t>
            </w:r>
          </w:p>
        </w:tc>
        <w:tc>
          <w:tcPr>
            <w:tcW w:w="292" w:type="pct"/>
            <w:vAlign w:val="center"/>
          </w:tcPr>
          <w:p w14:paraId="0C937ACE" w14:textId="77777777" w:rsidR="009454FE" w:rsidRDefault="009454FE" w:rsidP="009454FE">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43B20">
              <w:rPr>
                <w:rFonts w:ascii="Calibri" w:hAnsi="Calibri" w:cs="Calibri"/>
                <w:color w:val="000000"/>
              </w:rPr>
              <w:t>.000</w:t>
            </w:r>
          </w:p>
        </w:tc>
      </w:tr>
    </w:tbl>
    <w:p w14:paraId="368CF8B8" w14:textId="353EA0EE" w:rsidR="007A4FF6" w:rsidRPr="009454FE" w:rsidRDefault="009454FE" w:rsidP="009454FE">
      <w:pPr>
        <w:pStyle w:val="Caption"/>
        <w:rPr>
          <w:i w:val="0"/>
          <w:lang w:val="en-GB"/>
        </w:rPr>
      </w:pPr>
      <w:bookmarkStart w:id="35" w:name="_Ref496200123"/>
      <w:r w:rsidRPr="009454FE">
        <w:rPr>
          <w:b/>
          <w:lang w:val="en-GB"/>
        </w:rPr>
        <w:t xml:space="preserve">Table </w:t>
      </w:r>
      <w:r w:rsidR="003E378F">
        <w:rPr>
          <w:b/>
          <w:lang w:val="en-GB"/>
        </w:rPr>
        <w:fldChar w:fldCharType="begin"/>
      </w:r>
      <w:r w:rsidR="003E378F">
        <w:rPr>
          <w:b/>
          <w:lang w:val="en-GB"/>
        </w:rPr>
        <w:instrText xml:space="preserve"> SEQ Table \* ARABIC </w:instrText>
      </w:r>
      <w:r w:rsidR="003E378F">
        <w:rPr>
          <w:b/>
          <w:lang w:val="en-GB"/>
        </w:rPr>
        <w:fldChar w:fldCharType="separate"/>
      </w:r>
      <w:r w:rsidR="007B0197">
        <w:rPr>
          <w:b/>
          <w:noProof/>
          <w:lang w:val="en-GB"/>
        </w:rPr>
        <w:t>2</w:t>
      </w:r>
      <w:r w:rsidR="003E378F">
        <w:rPr>
          <w:b/>
          <w:lang w:val="en-GB"/>
        </w:rPr>
        <w:fldChar w:fldCharType="end"/>
      </w:r>
      <w:bookmarkEnd w:id="35"/>
      <w:r w:rsidRPr="009454FE">
        <w:rPr>
          <w:lang w:val="en-GB"/>
        </w:rPr>
        <w:t xml:space="preserve">: </w:t>
      </w:r>
      <w:r w:rsidRPr="009454FE">
        <w:rPr>
          <w:i w:val="0"/>
          <w:lang w:val="en-GB"/>
        </w:rPr>
        <w:t>Probabilities for the ancestral habitats for the relevant nodes, reconstructed with different evolutionary models.</w:t>
      </w:r>
    </w:p>
    <w:p w14:paraId="592E8E46" w14:textId="125FC35C" w:rsidR="00280CC2" w:rsidRDefault="009454FE" w:rsidP="00142C42">
      <w:pPr>
        <w:jc w:val="both"/>
        <w:rPr>
          <w:lang w:val="en-GB"/>
        </w:rPr>
      </w:pPr>
      <w:r>
        <w:rPr>
          <w:lang w:val="en-GB"/>
        </w:rPr>
        <w:t xml:space="preserve">These </w:t>
      </w:r>
      <w:r w:rsidR="00142C42">
        <w:rPr>
          <w:lang w:val="en-GB"/>
        </w:rPr>
        <w:t xml:space="preserve">numbers are similar to those reported by Nakov et al. </w:t>
      </w:r>
      <w:sdt>
        <w:sdtPr>
          <w:rPr>
            <w:lang w:val="en-GB"/>
          </w:rPr>
          <w:id w:val="-1204244286"/>
          <w:citation/>
        </w:sdtPr>
        <w:sdtContent>
          <w:r w:rsidR="00142C42">
            <w:rPr>
              <w:lang w:val="en-GB"/>
            </w:rPr>
            <w:fldChar w:fldCharType="begin"/>
          </w:r>
          <w:r w:rsidR="00142C42" w:rsidRPr="009712F9">
            <w:rPr>
              <w:lang w:val="en-GB"/>
            </w:rPr>
            <w:instrText xml:space="preserve"> CITATION Nak17 \l 1040 </w:instrText>
          </w:r>
          <w:r w:rsidR="00142C42">
            <w:rPr>
              <w:lang w:val="en-GB"/>
            </w:rPr>
            <w:fldChar w:fldCharType="separate"/>
          </w:r>
          <w:r w:rsidR="00142C42" w:rsidRPr="009712F9">
            <w:rPr>
              <w:noProof/>
              <w:lang w:val="en-GB"/>
            </w:rPr>
            <w:t>[1]</w:t>
          </w:r>
          <w:r w:rsidR="00142C42">
            <w:rPr>
              <w:lang w:val="en-GB"/>
            </w:rPr>
            <w:fldChar w:fldCharType="end"/>
          </w:r>
        </w:sdtContent>
      </w:sdt>
      <w:r w:rsidR="00142C42">
        <w:rPr>
          <w:lang w:val="en-GB"/>
        </w:rPr>
        <w:t xml:space="preserve"> (minor differences may be explained by the incorrect </w:t>
      </w:r>
      <w:r w:rsidR="009F0914">
        <w:rPr>
          <w:lang w:val="en-GB"/>
        </w:rPr>
        <w:t>character state</w:t>
      </w:r>
      <w:r w:rsidR="00641DF3">
        <w:rPr>
          <w:lang w:val="en-GB"/>
        </w:rPr>
        <w:t xml:space="preserve"> of</w:t>
      </w:r>
      <w:r w:rsidR="009F0914">
        <w:rPr>
          <w:lang w:val="en-GB"/>
        </w:rPr>
        <w:t xml:space="preserve"> </w:t>
      </w:r>
      <w:r w:rsidR="00142C42">
        <w:rPr>
          <w:i/>
          <w:lang w:val="en-GB"/>
        </w:rPr>
        <w:t>Nostoc</w:t>
      </w:r>
      <w:r w:rsidR="005B6E68">
        <w:rPr>
          <w:i/>
          <w:lang w:val="en-GB"/>
        </w:rPr>
        <w:t xml:space="preserve"> </w:t>
      </w:r>
      <w:r w:rsidR="005B6E68">
        <w:rPr>
          <w:lang w:val="en-GB"/>
        </w:rPr>
        <w:t xml:space="preserve">PCC </w:t>
      </w:r>
      <w:r w:rsidR="005B6E68" w:rsidRPr="00680B81">
        <w:rPr>
          <w:lang w:val="en-GB"/>
        </w:rPr>
        <w:t>7120</w:t>
      </w:r>
      <w:r w:rsidR="00142C42">
        <w:rPr>
          <w:i/>
          <w:lang w:val="en-GB"/>
        </w:rPr>
        <w:t xml:space="preserve"> </w:t>
      </w:r>
      <w:r w:rsidR="00142C42">
        <w:rPr>
          <w:lang w:val="en-GB"/>
        </w:rPr>
        <w:t>in the dataset they used), and show that the results of the ancestral state reconstruction can be radically different under different evolutionary models.</w:t>
      </w:r>
    </w:p>
    <w:p w14:paraId="6A14EEB1" w14:textId="7514BF6B" w:rsidR="009454FE" w:rsidRDefault="00142C42" w:rsidP="00142C42">
      <w:pPr>
        <w:jc w:val="both"/>
        <w:rPr>
          <w:lang w:val="en-GB"/>
        </w:rPr>
      </w:pPr>
      <w:r>
        <w:rPr>
          <w:lang w:val="en-GB"/>
        </w:rPr>
        <w:lastRenderedPageBreak/>
        <w:t xml:space="preserve">To assess which model best fits the data, we used the log-likelihoods computed by </w:t>
      </w:r>
      <w:proofErr w:type="gramStart"/>
      <w:r w:rsidRPr="00680441">
        <w:rPr>
          <w:rFonts w:ascii="Courier New" w:hAnsi="Courier New" w:cs="Courier New"/>
          <w:lang w:val="en-GB"/>
        </w:rPr>
        <w:t>make.simmap</w:t>
      </w:r>
      <w:proofErr w:type="gramEnd"/>
      <w:r>
        <w:rPr>
          <w:lang w:val="en-GB"/>
        </w:rPr>
        <w:t xml:space="preserve"> to calculate </w:t>
      </w:r>
      <w:proofErr w:type="spellStart"/>
      <w:r>
        <w:rPr>
          <w:lang w:val="en-GB"/>
        </w:rPr>
        <w:t>AICc</w:t>
      </w:r>
      <w:proofErr w:type="spellEnd"/>
      <w:r>
        <w:rPr>
          <w:lang w:val="en-GB"/>
        </w:rPr>
        <w:t xml:space="preserve"> (corrected Akaike Information Criterion) and BIC (Bayesian Information Cr</w:t>
      </w:r>
      <w:r w:rsidR="00280CC2">
        <w:rPr>
          <w:lang w:val="en-GB"/>
        </w:rPr>
        <w:t xml:space="preserve">iterion) scores for each model, obtaining the data in </w:t>
      </w:r>
      <w:r w:rsidR="002D3F6B" w:rsidRPr="002D3F6B">
        <w:rPr>
          <w:rStyle w:val="IntenseReference"/>
        </w:rPr>
        <w:fldChar w:fldCharType="begin"/>
      </w:r>
      <w:r w:rsidR="002D3F6B" w:rsidRPr="002D3F6B">
        <w:rPr>
          <w:rStyle w:val="IntenseReference"/>
          <w:lang w:val="en-GB"/>
        </w:rPr>
        <w:instrText xml:space="preserve"> REF _Ref496200952 \h  \* MERGEFORMAT </w:instrText>
      </w:r>
      <w:r w:rsidR="002D3F6B" w:rsidRPr="002D3F6B">
        <w:rPr>
          <w:rStyle w:val="IntenseReference"/>
        </w:rPr>
      </w:r>
      <w:r w:rsidR="002D3F6B" w:rsidRPr="002D3F6B">
        <w:rPr>
          <w:rStyle w:val="IntenseReference"/>
        </w:rPr>
        <w:fldChar w:fldCharType="separate"/>
      </w:r>
      <w:ins w:id="36" w:author="Giorgio Bianchini" w:date="2017-10-29T18:39:00Z">
        <w:r w:rsidR="007B0197" w:rsidRPr="007B0197">
          <w:rPr>
            <w:rStyle w:val="IntenseReference"/>
            <w:lang w:val="en-US"/>
            <w:rPrChange w:id="37" w:author="Giorgio Bianchini" w:date="2017-10-29T18:39:00Z">
              <w:rPr>
                <w:b/>
                <w:lang w:val="en-GB"/>
              </w:rPr>
            </w:rPrChange>
          </w:rPr>
          <w:t xml:space="preserve">Table </w:t>
        </w:r>
        <w:r w:rsidR="007B0197" w:rsidRPr="007B0197">
          <w:rPr>
            <w:rStyle w:val="IntenseReference"/>
            <w:lang w:val="en-US"/>
            <w:rPrChange w:id="38" w:author="Giorgio Bianchini" w:date="2017-10-29T18:39:00Z">
              <w:rPr>
                <w:b/>
                <w:noProof/>
                <w:lang w:val="en-GB"/>
              </w:rPr>
            </w:rPrChange>
          </w:rPr>
          <w:t>3</w:t>
        </w:r>
      </w:ins>
      <w:del w:id="39" w:author="Giorgio Bianchini" w:date="2017-10-29T18:39:00Z">
        <w:r w:rsidR="002A10E6" w:rsidRPr="00C54AFB" w:rsidDel="007B0197">
          <w:rPr>
            <w:rStyle w:val="IntenseReference"/>
            <w:lang w:val="en-US"/>
          </w:rPr>
          <w:delText>Table 3</w:delText>
        </w:r>
      </w:del>
      <w:r w:rsidR="002D3F6B" w:rsidRPr="002D3F6B">
        <w:rPr>
          <w:rStyle w:val="IntenseReference"/>
        </w:rPr>
        <w:fldChar w:fldCharType="end"/>
      </w:r>
      <w:r w:rsidR="00280CC2">
        <w:rPr>
          <w:lang w:val="en-GB"/>
        </w:rPr>
        <w:t>.</w:t>
      </w:r>
    </w:p>
    <w:tbl>
      <w:tblPr>
        <w:tblStyle w:val="ListTable4-Accent11"/>
        <w:tblW w:w="5000" w:type="pct"/>
        <w:tblLook w:val="04A0" w:firstRow="1" w:lastRow="0" w:firstColumn="1" w:lastColumn="0" w:noHBand="0" w:noVBand="1"/>
      </w:tblPr>
      <w:tblGrid>
        <w:gridCol w:w="1493"/>
        <w:gridCol w:w="1652"/>
        <w:gridCol w:w="603"/>
        <w:gridCol w:w="1732"/>
        <w:gridCol w:w="1322"/>
        <w:gridCol w:w="1732"/>
        <w:gridCol w:w="1320"/>
      </w:tblGrid>
      <w:tr w:rsidR="00280CC2" w14:paraId="7448430D" w14:textId="77777777" w:rsidTr="002D3F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4015DF48" w14:textId="77777777" w:rsidR="00280CC2" w:rsidRDefault="00280CC2" w:rsidP="00142C42">
            <w:pPr>
              <w:jc w:val="both"/>
              <w:rPr>
                <w:lang w:val="en-GB"/>
              </w:rPr>
            </w:pPr>
            <w:r>
              <w:rPr>
                <w:lang w:val="en-GB"/>
              </w:rPr>
              <w:t>Model</w:t>
            </w:r>
          </w:p>
        </w:tc>
        <w:tc>
          <w:tcPr>
            <w:tcW w:w="838" w:type="pct"/>
          </w:tcPr>
          <w:p w14:paraId="2223A4F9" w14:textId="77777777" w:rsidR="00280CC2" w:rsidRDefault="00280CC2" w:rsidP="00142C42">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lnL</w:t>
            </w:r>
            <w:proofErr w:type="spellEnd"/>
          </w:p>
        </w:tc>
        <w:tc>
          <w:tcPr>
            <w:tcW w:w="306" w:type="pct"/>
          </w:tcPr>
          <w:p w14:paraId="4C7CB9CD" w14:textId="77777777" w:rsidR="00280CC2" w:rsidRDefault="00280CC2" w:rsidP="00142C42">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k</w:t>
            </w:r>
          </w:p>
        </w:tc>
        <w:tc>
          <w:tcPr>
            <w:tcW w:w="879" w:type="pct"/>
          </w:tcPr>
          <w:p w14:paraId="67F0C30A" w14:textId="77777777" w:rsidR="00280CC2" w:rsidRDefault="00280CC2" w:rsidP="00142C42">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AICc</w:t>
            </w:r>
            <w:proofErr w:type="spellEnd"/>
          </w:p>
        </w:tc>
        <w:tc>
          <w:tcPr>
            <w:tcW w:w="671" w:type="pct"/>
          </w:tcPr>
          <w:p w14:paraId="1A77411C" w14:textId="77777777" w:rsidR="00280CC2" w:rsidRDefault="00280CC2" w:rsidP="00142C42">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AIC</w:t>
            </w:r>
            <w:r w:rsidR="00A50898">
              <w:rPr>
                <w:vertAlign w:val="subscript"/>
                <w:lang w:val="en-GB"/>
              </w:rPr>
              <w:t>c</w:t>
            </w:r>
            <w:proofErr w:type="spellEnd"/>
          </w:p>
        </w:tc>
        <w:tc>
          <w:tcPr>
            <w:tcW w:w="879" w:type="pct"/>
          </w:tcPr>
          <w:p w14:paraId="6C0986EB" w14:textId="77777777" w:rsidR="00280CC2" w:rsidRDefault="00280CC2" w:rsidP="00142C42">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BIC</w:t>
            </w:r>
          </w:p>
        </w:tc>
        <w:tc>
          <w:tcPr>
            <w:tcW w:w="671" w:type="pct"/>
          </w:tcPr>
          <w:p w14:paraId="4489C49B" w14:textId="77777777" w:rsidR="00280CC2" w:rsidRDefault="00280CC2" w:rsidP="00142C42">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BIC</w:t>
            </w:r>
            <w:proofErr w:type="spellEnd"/>
          </w:p>
        </w:tc>
      </w:tr>
      <w:tr w:rsidR="00280CC2" w14:paraId="3C5EFA95" w14:textId="77777777" w:rsidTr="002D3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13413446" w14:textId="77777777" w:rsidR="00280CC2" w:rsidRDefault="00280CC2" w:rsidP="00280CC2">
            <w:pPr>
              <w:jc w:val="both"/>
              <w:rPr>
                <w:lang w:val="en-GB"/>
              </w:rPr>
            </w:pPr>
            <w:r>
              <w:rPr>
                <w:lang w:val="en-GB"/>
              </w:rPr>
              <w:t>ER</w:t>
            </w:r>
          </w:p>
        </w:tc>
        <w:tc>
          <w:tcPr>
            <w:tcW w:w="838" w:type="pct"/>
          </w:tcPr>
          <w:p w14:paraId="477F204B"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-85.405</w:t>
            </w:r>
          </w:p>
        </w:tc>
        <w:tc>
          <w:tcPr>
            <w:tcW w:w="306" w:type="pct"/>
          </w:tcPr>
          <w:p w14:paraId="7306C64B"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879" w:type="pct"/>
          </w:tcPr>
          <w:p w14:paraId="65F21E69"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172.844</w:t>
            </w:r>
          </w:p>
        </w:tc>
        <w:tc>
          <w:tcPr>
            <w:tcW w:w="671" w:type="pct"/>
          </w:tcPr>
          <w:p w14:paraId="14858308"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w:t>
            </w:r>
          </w:p>
        </w:tc>
        <w:tc>
          <w:tcPr>
            <w:tcW w:w="879" w:type="pct"/>
          </w:tcPr>
          <w:p w14:paraId="6100780F"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175.589</w:t>
            </w:r>
          </w:p>
        </w:tc>
        <w:tc>
          <w:tcPr>
            <w:tcW w:w="671" w:type="pct"/>
          </w:tcPr>
          <w:p w14:paraId="6A0AD374"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280CC2" w14:paraId="3DCD0E99" w14:textId="77777777" w:rsidTr="002D3F6B">
        <w:tc>
          <w:tcPr>
            <w:cnfStyle w:val="001000000000" w:firstRow="0" w:lastRow="0" w:firstColumn="1" w:lastColumn="0" w:oddVBand="0" w:evenVBand="0" w:oddHBand="0" w:evenHBand="0" w:firstRowFirstColumn="0" w:firstRowLastColumn="0" w:lastRowFirstColumn="0" w:lastRowLastColumn="0"/>
            <w:tcW w:w="757" w:type="pct"/>
          </w:tcPr>
          <w:p w14:paraId="22C0001F" w14:textId="77777777" w:rsidR="00280CC2" w:rsidRDefault="00280CC2" w:rsidP="00280CC2">
            <w:pPr>
              <w:jc w:val="both"/>
              <w:rPr>
                <w:lang w:val="en-GB"/>
              </w:rPr>
            </w:pPr>
            <w:r>
              <w:rPr>
                <w:lang w:val="en-GB"/>
              </w:rPr>
              <w:t>ARD</w:t>
            </w:r>
          </w:p>
        </w:tc>
        <w:tc>
          <w:tcPr>
            <w:tcW w:w="838" w:type="pct"/>
          </w:tcPr>
          <w:p w14:paraId="3AD15E82" w14:textId="77777777" w:rsidR="00280CC2" w:rsidRDefault="00280CC2" w:rsidP="00280CC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-67.387</w:t>
            </w:r>
          </w:p>
        </w:tc>
        <w:tc>
          <w:tcPr>
            <w:tcW w:w="306" w:type="pct"/>
          </w:tcPr>
          <w:p w14:paraId="0D237261" w14:textId="77777777" w:rsidR="00280CC2" w:rsidRDefault="00280CC2" w:rsidP="00280CC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879" w:type="pct"/>
          </w:tcPr>
          <w:p w14:paraId="23E79BDA" w14:textId="77777777" w:rsidR="00280CC2" w:rsidRDefault="00280CC2" w:rsidP="00280CC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147.525</w:t>
            </w:r>
          </w:p>
        </w:tc>
        <w:tc>
          <w:tcPr>
            <w:tcW w:w="671" w:type="pct"/>
          </w:tcPr>
          <w:p w14:paraId="0752BEE9" w14:textId="77777777" w:rsidR="00280CC2" w:rsidRDefault="00280CC2" w:rsidP="00280CC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0.803</w:t>
            </w:r>
          </w:p>
        </w:tc>
        <w:tc>
          <w:tcPr>
            <w:tcW w:w="879" w:type="pct"/>
          </w:tcPr>
          <w:p w14:paraId="0C72936A" w14:textId="77777777" w:rsidR="00280CC2" w:rsidRDefault="00280CC2" w:rsidP="00280CC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163.449</w:t>
            </w:r>
          </w:p>
        </w:tc>
        <w:tc>
          <w:tcPr>
            <w:tcW w:w="671" w:type="pct"/>
          </w:tcPr>
          <w:p w14:paraId="228E07C6" w14:textId="77777777" w:rsidR="00280CC2" w:rsidRDefault="00280CC2" w:rsidP="00280CC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0.077</w:t>
            </w:r>
          </w:p>
        </w:tc>
      </w:tr>
      <w:tr w:rsidR="00280CC2" w14:paraId="45B82096" w14:textId="77777777" w:rsidTr="002D3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7EB5CAFC" w14:textId="77777777" w:rsidR="00280CC2" w:rsidRDefault="00280CC2" w:rsidP="00280CC2">
            <w:pPr>
              <w:jc w:val="both"/>
              <w:rPr>
                <w:lang w:val="en-GB"/>
              </w:rPr>
            </w:pPr>
            <w:r>
              <w:rPr>
                <w:lang w:val="en-GB"/>
              </w:rPr>
              <w:t>SYM</w:t>
            </w:r>
          </w:p>
        </w:tc>
        <w:tc>
          <w:tcPr>
            <w:tcW w:w="838" w:type="pct"/>
          </w:tcPr>
          <w:p w14:paraId="1F3929B9"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-72.066</w:t>
            </w:r>
          </w:p>
        </w:tc>
        <w:tc>
          <w:tcPr>
            <w:tcW w:w="306" w:type="pct"/>
          </w:tcPr>
          <w:p w14:paraId="6F026191"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879" w:type="pct"/>
          </w:tcPr>
          <w:p w14:paraId="4965DCD4"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150.340</w:t>
            </w:r>
          </w:p>
        </w:tc>
        <w:tc>
          <w:tcPr>
            <w:tcW w:w="671" w:type="pct"/>
          </w:tcPr>
          <w:p w14:paraId="63D5933F"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0.197</w:t>
            </w:r>
          </w:p>
        </w:tc>
        <w:tc>
          <w:tcPr>
            <w:tcW w:w="879" w:type="pct"/>
          </w:tcPr>
          <w:p w14:paraId="137EB6C0" w14:textId="77777777" w:rsidR="00280CC2" w:rsidRDefault="00280CC2" w:rsidP="00280CC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158.469</w:t>
            </w:r>
          </w:p>
        </w:tc>
        <w:tc>
          <w:tcPr>
            <w:tcW w:w="671" w:type="pct"/>
          </w:tcPr>
          <w:p w14:paraId="7F359593" w14:textId="77777777" w:rsidR="00280CC2" w:rsidRDefault="00280CC2" w:rsidP="002D3F6B">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0.923</w:t>
            </w:r>
          </w:p>
        </w:tc>
      </w:tr>
    </w:tbl>
    <w:p w14:paraId="43C701D2" w14:textId="01F15A59" w:rsidR="00280CC2" w:rsidRPr="002D3F6B" w:rsidRDefault="002D3F6B" w:rsidP="002D3F6B">
      <w:pPr>
        <w:pStyle w:val="Caption"/>
        <w:jc w:val="both"/>
        <w:rPr>
          <w:i w:val="0"/>
          <w:lang w:val="en-GB"/>
        </w:rPr>
      </w:pPr>
      <w:bookmarkStart w:id="40" w:name="_Ref496200952"/>
      <w:r w:rsidRPr="002D3F6B">
        <w:rPr>
          <w:b/>
          <w:lang w:val="en-GB"/>
        </w:rPr>
        <w:t xml:space="preserve">Table </w:t>
      </w:r>
      <w:r w:rsidR="003E378F">
        <w:rPr>
          <w:b/>
          <w:lang w:val="en-GB"/>
        </w:rPr>
        <w:fldChar w:fldCharType="begin"/>
      </w:r>
      <w:r w:rsidR="003E378F">
        <w:rPr>
          <w:b/>
          <w:lang w:val="en-GB"/>
        </w:rPr>
        <w:instrText xml:space="preserve"> SEQ Table \* ARABIC </w:instrText>
      </w:r>
      <w:r w:rsidR="003E378F">
        <w:rPr>
          <w:b/>
          <w:lang w:val="en-GB"/>
        </w:rPr>
        <w:fldChar w:fldCharType="separate"/>
      </w:r>
      <w:r w:rsidR="007B0197">
        <w:rPr>
          <w:b/>
          <w:noProof/>
          <w:lang w:val="en-GB"/>
        </w:rPr>
        <w:t>3</w:t>
      </w:r>
      <w:r w:rsidR="003E378F">
        <w:rPr>
          <w:b/>
          <w:lang w:val="en-GB"/>
        </w:rPr>
        <w:fldChar w:fldCharType="end"/>
      </w:r>
      <w:bookmarkEnd w:id="40"/>
      <w:r w:rsidRPr="002D3F6B">
        <w:rPr>
          <w:lang w:val="en-GB"/>
        </w:rPr>
        <w:t xml:space="preserve">: </w:t>
      </w:r>
      <w:r w:rsidRPr="002D3F6B">
        <w:rPr>
          <w:i w:val="0"/>
          <w:lang w:val="en-GB"/>
        </w:rPr>
        <w:t>Comparison of ER, ARD and SYM models</w:t>
      </w:r>
      <w:r>
        <w:rPr>
          <w:i w:val="0"/>
          <w:lang w:val="en-GB"/>
        </w:rPr>
        <w:t xml:space="preserve"> in </w:t>
      </w:r>
      <w:r w:rsidRPr="002D3F6B">
        <w:rPr>
          <w:rFonts w:ascii="Courier New" w:hAnsi="Courier New" w:cs="Courier New"/>
          <w:i w:val="0"/>
          <w:lang w:val="en-GB"/>
        </w:rPr>
        <w:t>phytools</w:t>
      </w:r>
      <w:r>
        <w:rPr>
          <w:i w:val="0"/>
          <w:lang w:val="en-GB"/>
        </w:rPr>
        <w:t xml:space="preserve">. </w:t>
      </w:r>
      <w:proofErr w:type="spellStart"/>
      <w:r>
        <w:rPr>
          <w:i w:val="0"/>
          <w:lang w:val="en-GB"/>
        </w:rPr>
        <w:t>AICc</w:t>
      </w:r>
      <w:proofErr w:type="spellEnd"/>
      <w:r>
        <w:rPr>
          <w:i w:val="0"/>
          <w:lang w:val="en-GB"/>
        </w:rPr>
        <w:t xml:space="preserve"> and BIC identify different models as the best ones, and in any case do not provide unequivocal evidence for accepting any single model. </w:t>
      </w:r>
      <w:proofErr w:type="spellStart"/>
      <w:r w:rsidRPr="002D3F6B">
        <w:rPr>
          <w:b/>
          <w:i w:val="0"/>
          <w:lang w:val="en-GB"/>
        </w:rPr>
        <w:t>lnL</w:t>
      </w:r>
      <w:proofErr w:type="spellEnd"/>
      <w:r>
        <w:rPr>
          <w:i w:val="0"/>
          <w:lang w:val="en-GB"/>
        </w:rPr>
        <w:t xml:space="preserve">: log-likelihood, </w:t>
      </w:r>
      <w:r>
        <w:rPr>
          <w:b/>
          <w:i w:val="0"/>
          <w:lang w:val="en-GB"/>
        </w:rPr>
        <w:t>k</w:t>
      </w:r>
      <w:r>
        <w:rPr>
          <w:i w:val="0"/>
          <w:lang w:val="en-GB"/>
        </w:rPr>
        <w:t xml:space="preserve">: number of parameters in the model, </w:t>
      </w:r>
      <w:proofErr w:type="spellStart"/>
      <w:r>
        <w:rPr>
          <w:b/>
          <w:i w:val="0"/>
          <w:lang w:val="en-GB"/>
        </w:rPr>
        <w:t>w</w:t>
      </w:r>
      <w:r w:rsidRPr="002D3F6B">
        <w:rPr>
          <w:b/>
          <w:i w:val="0"/>
          <w:vertAlign w:val="subscript"/>
          <w:lang w:val="en-GB"/>
        </w:rPr>
        <w:t>AICc</w:t>
      </w:r>
      <w:proofErr w:type="spellEnd"/>
      <w:r>
        <w:rPr>
          <w:i w:val="0"/>
          <w:lang w:val="en-GB"/>
        </w:rPr>
        <w:t xml:space="preserve">: weights computed using </w:t>
      </w:r>
      <w:proofErr w:type="spellStart"/>
      <w:r>
        <w:rPr>
          <w:i w:val="0"/>
          <w:lang w:val="en-GB"/>
        </w:rPr>
        <w:t>AICc</w:t>
      </w:r>
      <w:proofErr w:type="spellEnd"/>
      <w:r>
        <w:rPr>
          <w:i w:val="0"/>
          <w:lang w:val="en-GB"/>
        </w:rPr>
        <w:t xml:space="preserve"> scores, </w:t>
      </w:r>
      <w:proofErr w:type="spellStart"/>
      <w:r>
        <w:rPr>
          <w:b/>
          <w:i w:val="0"/>
          <w:lang w:val="en-GB"/>
        </w:rPr>
        <w:t>w</w:t>
      </w:r>
      <w:r w:rsidRPr="002D3F6B">
        <w:rPr>
          <w:b/>
          <w:i w:val="0"/>
          <w:vertAlign w:val="subscript"/>
          <w:lang w:val="en-GB"/>
        </w:rPr>
        <w:t>BIC</w:t>
      </w:r>
      <w:proofErr w:type="spellEnd"/>
      <w:r>
        <w:rPr>
          <w:i w:val="0"/>
          <w:lang w:val="en-GB"/>
        </w:rPr>
        <w:t>: weights computed using BIC scores.</w:t>
      </w:r>
    </w:p>
    <w:p w14:paraId="449D9B46" w14:textId="3C3C8B96" w:rsidR="007A4FF6" w:rsidRDefault="002D3F6B" w:rsidP="002D3F6B">
      <w:pPr>
        <w:jc w:val="both"/>
        <w:rPr>
          <w:lang w:val="en-GB"/>
        </w:rPr>
      </w:pPr>
      <w:r>
        <w:rPr>
          <w:lang w:val="en-GB"/>
        </w:rPr>
        <w:t xml:space="preserve">Nakov et al. </w:t>
      </w:r>
      <w:sdt>
        <w:sdtPr>
          <w:rPr>
            <w:lang w:val="en-GB"/>
          </w:rPr>
          <w:id w:val="-564948829"/>
          <w:citation/>
        </w:sdtPr>
        <w:sdtContent>
          <w:r>
            <w:rPr>
              <w:lang w:val="en-GB"/>
            </w:rPr>
            <w:fldChar w:fldCharType="begin"/>
          </w:r>
          <w:r w:rsidRPr="009712F9">
            <w:rPr>
              <w:lang w:val="en-GB"/>
            </w:rPr>
            <w:instrText xml:space="preserve"> CITATION Nak17 \l 1040 </w:instrText>
          </w:r>
          <w:r>
            <w:rPr>
              <w:lang w:val="en-GB"/>
            </w:rPr>
            <w:fldChar w:fldCharType="separate"/>
          </w:r>
          <w:r w:rsidRPr="009712F9">
            <w:rPr>
              <w:noProof/>
              <w:lang w:val="en-GB"/>
            </w:rPr>
            <w:t>[1]</w:t>
          </w:r>
          <w:r>
            <w:rPr>
              <w:lang w:val="en-GB"/>
            </w:rPr>
            <w:fldChar w:fldCharType="end"/>
          </w:r>
        </w:sdtContent>
      </w:sdt>
      <w:r>
        <w:rPr>
          <w:lang w:val="en-GB"/>
        </w:rPr>
        <w:t xml:space="preserve"> did not </w:t>
      </w:r>
      <w:r w:rsidR="0057493B">
        <w:rPr>
          <w:lang w:val="en-GB"/>
        </w:rPr>
        <w:t>report</w:t>
      </w:r>
      <w:r w:rsidR="0076626B">
        <w:rPr>
          <w:lang w:val="en-GB"/>
        </w:rPr>
        <w:t xml:space="preserve"> </w:t>
      </w:r>
      <w:r w:rsidR="0057493B">
        <w:rPr>
          <w:lang w:val="en-GB"/>
        </w:rPr>
        <w:t>the log-likelihoods</w:t>
      </w:r>
      <w:r>
        <w:rPr>
          <w:lang w:val="en-GB"/>
        </w:rPr>
        <w:t xml:space="preserve">, thus we cannot compare our results with theirs. However, these figures show that </w:t>
      </w:r>
      <w:r w:rsidR="00B12399">
        <w:rPr>
          <w:lang w:val="en-GB"/>
        </w:rPr>
        <w:t>the data does</w:t>
      </w:r>
      <w:r>
        <w:rPr>
          <w:lang w:val="en-GB"/>
        </w:rPr>
        <w:t xml:space="preserve"> no</w:t>
      </w:r>
      <w:r w:rsidR="00B12399">
        <w:rPr>
          <w:lang w:val="en-GB"/>
        </w:rPr>
        <w:t xml:space="preserve">t identify </w:t>
      </w:r>
      <w:r w:rsidR="0054350E">
        <w:rPr>
          <w:lang w:val="en-GB"/>
        </w:rPr>
        <w:t xml:space="preserve">a </w:t>
      </w:r>
      <w:r>
        <w:rPr>
          <w:lang w:val="en-GB"/>
        </w:rPr>
        <w:t>model that clearly over performs the other ones</w:t>
      </w:r>
      <w:r w:rsidR="00144D8D">
        <w:rPr>
          <w:lang w:val="en-GB"/>
        </w:rPr>
        <w:t>.  I</w:t>
      </w:r>
      <w:r>
        <w:rPr>
          <w:lang w:val="en-GB"/>
        </w:rPr>
        <w:t xml:space="preserve">n fact, </w:t>
      </w:r>
      <w:proofErr w:type="spellStart"/>
      <w:r>
        <w:rPr>
          <w:lang w:val="en-GB"/>
        </w:rPr>
        <w:t>AICc</w:t>
      </w:r>
      <w:proofErr w:type="spellEnd"/>
      <w:r>
        <w:rPr>
          <w:lang w:val="en-GB"/>
        </w:rPr>
        <w:t xml:space="preserve"> and BIC rank the models differently, and model weights computed from neither score give overwhelmingly more credit to one model than the other.</w:t>
      </w:r>
    </w:p>
    <w:p w14:paraId="6D5A98EE" w14:textId="632B9633" w:rsidR="002D3F6B" w:rsidRDefault="002D3F6B" w:rsidP="002D3F6B">
      <w:pPr>
        <w:jc w:val="both"/>
        <w:rPr>
          <w:lang w:val="en-GB"/>
        </w:rPr>
      </w:pPr>
      <w:r>
        <w:rPr>
          <w:rFonts w:cstheme="minorHAnsi"/>
          <w:lang w:val="en-GB"/>
        </w:rPr>
        <w:t>To understand what is going on</w:t>
      </w:r>
      <w:r w:rsidR="009571AE">
        <w:rPr>
          <w:rFonts w:cstheme="minorHAnsi"/>
          <w:lang w:val="en-GB"/>
        </w:rPr>
        <w:t xml:space="preserve">, we </w:t>
      </w:r>
      <w:r>
        <w:rPr>
          <w:rFonts w:cstheme="minorHAnsi"/>
          <w:lang w:val="en-GB"/>
        </w:rPr>
        <w:t>look</w:t>
      </w:r>
      <w:r w:rsidR="009571AE">
        <w:rPr>
          <w:rFonts w:cstheme="minorHAnsi"/>
          <w:lang w:val="en-GB"/>
        </w:rPr>
        <w:t>ed</w:t>
      </w:r>
      <w:r>
        <w:rPr>
          <w:rFonts w:cstheme="minorHAnsi"/>
          <w:lang w:val="en-GB"/>
        </w:rPr>
        <w:t xml:space="preserve"> at the maximum likelihood estimates for the transition rate matrix that were computed and used by </w:t>
      </w:r>
      <w:r w:rsidRPr="00680441">
        <w:rPr>
          <w:rFonts w:ascii="Courier New" w:hAnsi="Courier New" w:cs="Courier New"/>
          <w:lang w:val="en-GB"/>
        </w:rPr>
        <w:t>make.simmap</w:t>
      </w:r>
      <w:r>
        <w:rPr>
          <w:lang w:val="en-GB"/>
        </w:rPr>
        <w:t xml:space="preserve">. </w:t>
      </w:r>
      <w:r w:rsidR="004C4514" w:rsidRPr="004C4514">
        <w:rPr>
          <w:rStyle w:val="IntenseReference"/>
        </w:rPr>
        <w:fldChar w:fldCharType="begin"/>
      </w:r>
      <w:r w:rsidR="004C4514" w:rsidRPr="005C7CCE">
        <w:rPr>
          <w:rStyle w:val="IntenseReference"/>
          <w:lang w:val="en-US"/>
        </w:rPr>
        <w:instrText xml:space="preserve"> REF _Ref496201992 \h  \* MERGEFORMAT </w:instrText>
      </w:r>
      <w:r w:rsidR="004C4514" w:rsidRPr="004C4514">
        <w:rPr>
          <w:rStyle w:val="IntenseReference"/>
        </w:rPr>
      </w:r>
      <w:r w:rsidR="004C4514" w:rsidRPr="004C4514">
        <w:rPr>
          <w:rStyle w:val="IntenseReference"/>
        </w:rPr>
        <w:fldChar w:fldCharType="separate"/>
      </w:r>
      <w:ins w:id="41" w:author="Giorgio Bianchini" w:date="2017-10-29T18:39:00Z">
        <w:r w:rsidR="007B0197" w:rsidRPr="007B0197">
          <w:rPr>
            <w:rStyle w:val="IntenseReference"/>
            <w:rPrChange w:id="42" w:author="Giorgio Bianchini" w:date="2017-10-29T18:39:00Z">
              <w:rPr>
                <w:b/>
                <w:lang w:val="en-GB"/>
              </w:rPr>
            </w:rPrChange>
          </w:rPr>
          <w:t xml:space="preserve">Table </w:t>
        </w:r>
        <w:r w:rsidR="007B0197" w:rsidRPr="007B0197">
          <w:rPr>
            <w:rStyle w:val="IntenseReference"/>
            <w:rPrChange w:id="43" w:author="Giorgio Bianchini" w:date="2017-10-29T18:39:00Z">
              <w:rPr>
                <w:b/>
                <w:noProof/>
                <w:lang w:val="en-GB"/>
              </w:rPr>
            </w:rPrChange>
          </w:rPr>
          <w:t>4</w:t>
        </w:r>
      </w:ins>
      <w:del w:id="44" w:author="Giorgio Bianchini" w:date="2017-10-29T18:39:00Z">
        <w:r w:rsidR="002A10E6" w:rsidRPr="000F7D59" w:rsidDel="007B0197">
          <w:rPr>
            <w:rStyle w:val="IntenseReference"/>
          </w:rPr>
          <w:delText>Table 4</w:delText>
        </w:r>
      </w:del>
      <w:r w:rsidR="004C4514" w:rsidRPr="004C4514">
        <w:rPr>
          <w:rStyle w:val="IntenseReference"/>
        </w:rPr>
        <w:fldChar w:fldCharType="end"/>
      </w:r>
      <w:r w:rsidR="004C4514">
        <w:rPr>
          <w:lang w:val="en-GB"/>
        </w:rPr>
        <w:t xml:space="preserve"> </w:t>
      </w:r>
      <w:r>
        <w:rPr>
          <w:lang w:val="en-GB"/>
        </w:rPr>
        <w:t>reports these values.</w:t>
      </w:r>
    </w:p>
    <w:tbl>
      <w:tblPr>
        <w:tblStyle w:val="ListTable4-Accent11"/>
        <w:tblW w:w="5000" w:type="pct"/>
        <w:tblLook w:val="04A0" w:firstRow="1" w:lastRow="0" w:firstColumn="1" w:lastColumn="0" w:noHBand="0" w:noVBand="1"/>
      </w:tblPr>
      <w:tblGrid>
        <w:gridCol w:w="1736"/>
        <w:gridCol w:w="2716"/>
        <w:gridCol w:w="2710"/>
        <w:gridCol w:w="2692"/>
      </w:tblGrid>
      <w:tr w:rsidR="004C4514" w14:paraId="5D2E0989" w14:textId="77777777" w:rsidTr="004C4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tcPr>
          <w:p w14:paraId="47A9CDC2" w14:textId="77777777" w:rsidR="004C4514" w:rsidRDefault="004C4514" w:rsidP="002D3F6B">
            <w:pPr>
              <w:jc w:val="both"/>
              <w:rPr>
                <w:rFonts w:cstheme="minorHAnsi"/>
                <w:lang w:val="en-GB"/>
              </w:rPr>
            </w:pPr>
            <w:r>
              <w:rPr>
                <w:rFonts w:cstheme="minorHAnsi"/>
                <w:lang w:val="en-GB"/>
              </w:rPr>
              <w:t>Model</w:t>
            </w:r>
          </w:p>
        </w:tc>
        <w:tc>
          <w:tcPr>
            <w:tcW w:w="1378" w:type="pct"/>
            <w:vAlign w:val="center"/>
          </w:tcPr>
          <w:p w14:paraId="58476983" w14:textId="77777777" w:rsidR="004C4514" w:rsidRDefault="004C4514" w:rsidP="004C4514">
            <w:pPr>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ER</w:t>
            </w:r>
          </w:p>
        </w:tc>
        <w:tc>
          <w:tcPr>
            <w:tcW w:w="1375" w:type="pct"/>
            <w:vAlign w:val="center"/>
          </w:tcPr>
          <w:p w14:paraId="46A79EDB" w14:textId="77777777" w:rsidR="004C4514" w:rsidRDefault="004C4514" w:rsidP="004C4514">
            <w:pPr>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ARD</w:t>
            </w:r>
          </w:p>
        </w:tc>
        <w:tc>
          <w:tcPr>
            <w:tcW w:w="1366" w:type="pct"/>
            <w:vAlign w:val="center"/>
          </w:tcPr>
          <w:p w14:paraId="2786105A" w14:textId="77777777" w:rsidR="004C4514" w:rsidRDefault="004C4514" w:rsidP="004C4514">
            <w:pPr>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SYM</w:t>
            </w:r>
          </w:p>
        </w:tc>
      </w:tr>
      <w:tr w:rsidR="004C4514" w14:paraId="6B6FC5FD" w14:textId="77777777" w:rsidTr="004C4514">
        <w:trPr>
          <w:cnfStyle w:val="000000100000" w:firstRow="0" w:lastRow="0" w:firstColumn="0" w:lastColumn="0" w:oddVBand="0" w:evenVBand="0" w:oddHBand="1" w:evenHBand="0" w:firstRowFirstColumn="0" w:firstRowLastColumn="0" w:lastRowFirstColumn="0" w:lastRowLastColumn="0"/>
          <w:trHeight w:val="1738"/>
        </w:trPr>
        <w:tc>
          <w:tcPr>
            <w:cnfStyle w:val="001000000000" w:firstRow="0" w:lastRow="0" w:firstColumn="1" w:lastColumn="0" w:oddVBand="0" w:evenVBand="0" w:oddHBand="0" w:evenHBand="0" w:firstRowFirstColumn="0" w:firstRowLastColumn="0" w:lastRowFirstColumn="0" w:lastRowLastColumn="0"/>
            <w:tcW w:w="881" w:type="pct"/>
            <w:shd w:val="clear" w:color="auto" w:fill="auto"/>
            <w:vAlign w:val="center"/>
          </w:tcPr>
          <w:p w14:paraId="4A30B97D" w14:textId="77777777" w:rsidR="004C4514" w:rsidRDefault="004C4514" w:rsidP="004C4514">
            <w:pPr>
              <w:rPr>
                <w:rFonts w:cstheme="minorHAnsi"/>
                <w:lang w:val="en-GB"/>
              </w:rPr>
            </w:pPr>
            <w:r>
              <w:rPr>
                <w:rFonts w:cstheme="minorHAnsi"/>
                <w:lang w:val="en-GB"/>
              </w:rPr>
              <w:t>Maximum likelihood estimate of the transition rate matrix</w:t>
            </w:r>
          </w:p>
        </w:tc>
        <w:tc>
          <w:tcPr>
            <w:tcW w:w="1378" w:type="pct"/>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4C4514" w:rsidRPr="00EF6ACE" w14:paraId="65729FD9" w14:textId="77777777" w:rsidTr="004C4514">
              <w:trPr>
                <w:jc w:val="center"/>
              </w:trPr>
              <w:tc>
                <w:tcPr>
                  <w:tcW w:w="0" w:type="auto"/>
                  <w:tcBorders>
                    <w:top w:val="nil"/>
                    <w:left w:val="nil"/>
                    <w:bottom w:val="nil"/>
                    <w:right w:val="nil"/>
                  </w:tcBorders>
                  <w:vAlign w:val="center"/>
                </w:tcPr>
                <w:p w14:paraId="4A48DFC1" w14:textId="77777777" w:rsidR="004C4514" w:rsidRPr="00EF6ACE" w:rsidRDefault="004C4514" w:rsidP="004C4514">
                  <w:pPr>
                    <w:jc w:val="center"/>
                    <w:rPr>
                      <w:rFonts w:ascii="Courier New" w:hAnsi="Courier New" w:cs="Courier New"/>
                      <w:lang w:val="en-GB"/>
                    </w:rPr>
                  </w:pPr>
                </w:p>
              </w:tc>
              <w:tc>
                <w:tcPr>
                  <w:tcW w:w="0" w:type="auto"/>
                  <w:tcBorders>
                    <w:top w:val="nil"/>
                    <w:left w:val="nil"/>
                    <w:right w:val="nil"/>
                  </w:tcBorders>
                  <w:vAlign w:val="center"/>
                </w:tcPr>
                <w:p w14:paraId="68BCC5CE" w14:textId="77777777" w:rsidR="004C4514" w:rsidRPr="00EF6ACE" w:rsidRDefault="004C4514" w:rsidP="004C4514">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2CFD4FBF" w14:textId="77777777" w:rsidR="004C4514" w:rsidRPr="00EF6ACE" w:rsidRDefault="004C4514" w:rsidP="004C4514">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0CE9190C" w14:textId="77777777" w:rsidR="004C4514" w:rsidRPr="00EF6ACE" w:rsidRDefault="004C4514" w:rsidP="004C4514">
                  <w:pPr>
                    <w:jc w:val="center"/>
                    <w:rPr>
                      <w:rFonts w:cstheme="minorHAnsi"/>
                      <w:lang w:val="en-GB"/>
                    </w:rPr>
                  </w:pPr>
                  <w:r w:rsidRPr="00EF6ACE">
                    <w:rPr>
                      <w:rFonts w:cstheme="minorHAnsi"/>
                      <w:lang w:val="en-GB"/>
                    </w:rPr>
                    <w:t>2</w:t>
                  </w:r>
                </w:p>
              </w:tc>
            </w:tr>
            <w:tr w:rsidR="004C4514" w:rsidRPr="00EF6ACE" w14:paraId="7FE95284" w14:textId="77777777" w:rsidTr="004C4514">
              <w:trPr>
                <w:jc w:val="center"/>
              </w:trPr>
              <w:tc>
                <w:tcPr>
                  <w:tcW w:w="0" w:type="auto"/>
                  <w:tcBorders>
                    <w:top w:val="nil"/>
                    <w:left w:val="nil"/>
                    <w:bottom w:val="nil"/>
                  </w:tcBorders>
                  <w:vAlign w:val="center"/>
                </w:tcPr>
                <w:p w14:paraId="796B3466" w14:textId="77777777" w:rsidR="004C4514" w:rsidRPr="00EF6ACE" w:rsidRDefault="004C4514" w:rsidP="004C4514">
                  <w:pPr>
                    <w:jc w:val="center"/>
                    <w:rPr>
                      <w:rFonts w:cstheme="minorHAnsi"/>
                      <w:lang w:val="en-GB"/>
                    </w:rPr>
                  </w:pPr>
                  <w:r w:rsidRPr="00EF6ACE">
                    <w:rPr>
                      <w:rFonts w:cstheme="minorHAnsi"/>
                      <w:lang w:val="en-GB"/>
                    </w:rPr>
                    <w:t>0</w:t>
                  </w:r>
                </w:p>
              </w:tc>
              <w:tc>
                <w:tcPr>
                  <w:tcW w:w="0" w:type="auto"/>
                  <w:vAlign w:val="center"/>
                </w:tcPr>
                <w:p w14:paraId="20C634D4" w14:textId="77777777" w:rsidR="004C4514" w:rsidRPr="004C4514" w:rsidRDefault="004C4514" w:rsidP="004C4514">
                  <w:pPr>
                    <w:jc w:val="center"/>
                    <w:rPr>
                      <w:sz w:val="18"/>
                    </w:rPr>
                  </w:pPr>
                  <w:r w:rsidRPr="004C4514">
                    <w:rPr>
                      <w:sz w:val="18"/>
                    </w:rPr>
                    <w:t>-0.415</w:t>
                  </w:r>
                </w:p>
              </w:tc>
              <w:tc>
                <w:tcPr>
                  <w:tcW w:w="0" w:type="auto"/>
                  <w:shd w:val="clear" w:color="auto" w:fill="DEEAF6" w:themeFill="accent1" w:themeFillTint="33"/>
                  <w:vAlign w:val="center"/>
                </w:tcPr>
                <w:p w14:paraId="6EE56195" w14:textId="77777777" w:rsidR="004C4514" w:rsidRPr="004C4514" w:rsidRDefault="004C4514" w:rsidP="004C4514">
                  <w:pPr>
                    <w:jc w:val="center"/>
                    <w:rPr>
                      <w:sz w:val="18"/>
                    </w:rPr>
                  </w:pPr>
                  <w:r w:rsidRPr="004C4514">
                    <w:rPr>
                      <w:sz w:val="18"/>
                    </w:rPr>
                    <w:t>0.207</w:t>
                  </w:r>
                </w:p>
              </w:tc>
              <w:tc>
                <w:tcPr>
                  <w:tcW w:w="0" w:type="auto"/>
                  <w:shd w:val="clear" w:color="auto" w:fill="DEEAF6" w:themeFill="accent1" w:themeFillTint="33"/>
                  <w:vAlign w:val="center"/>
                </w:tcPr>
                <w:p w14:paraId="70DD96A6" w14:textId="77777777" w:rsidR="004C4514" w:rsidRPr="004C4514" w:rsidRDefault="004C4514" w:rsidP="004C4514">
                  <w:pPr>
                    <w:jc w:val="center"/>
                    <w:rPr>
                      <w:sz w:val="18"/>
                    </w:rPr>
                  </w:pPr>
                  <w:r w:rsidRPr="004C4514">
                    <w:rPr>
                      <w:sz w:val="18"/>
                    </w:rPr>
                    <w:t>0.207</w:t>
                  </w:r>
                </w:p>
              </w:tc>
            </w:tr>
            <w:tr w:rsidR="004C4514" w:rsidRPr="00EF6ACE" w14:paraId="322F41E7" w14:textId="77777777" w:rsidTr="004C4514">
              <w:trPr>
                <w:jc w:val="center"/>
              </w:trPr>
              <w:tc>
                <w:tcPr>
                  <w:tcW w:w="0" w:type="auto"/>
                  <w:tcBorders>
                    <w:top w:val="nil"/>
                    <w:left w:val="nil"/>
                    <w:bottom w:val="nil"/>
                  </w:tcBorders>
                  <w:shd w:val="clear" w:color="auto" w:fill="auto"/>
                  <w:vAlign w:val="center"/>
                </w:tcPr>
                <w:p w14:paraId="350F87AB" w14:textId="77777777" w:rsidR="004C4514" w:rsidRPr="00EF6ACE" w:rsidRDefault="004C4514" w:rsidP="004C4514">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2FD46C63" w14:textId="77777777" w:rsidR="004C4514" w:rsidRPr="004C4514" w:rsidRDefault="004C4514" w:rsidP="004C4514">
                  <w:pPr>
                    <w:jc w:val="center"/>
                    <w:rPr>
                      <w:sz w:val="18"/>
                    </w:rPr>
                  </w:pPr>
                  <w:r w:rsidRPr="004C4514">
                    <w:rPr>
                      <w:sz w:val="18"/>
                    </w:rPr>
                    <w:t>0.207</w:t>
                  </w:r>
                </w:p>
              </w:tc>
              <w:tc>
                <w:tcPr>
                  <w:tcW w:w="0" w:type="auto"/>
                  <w:vAlign w:val="center"/>
                </w:tcPr>
                <w:p w14:paraId="034ECD76" w14:textId="77777777" w:rsidR="004C4514" w:rsidRPr="004C4514" w:rsidRDefault="004C4514" w:rsidP="004C4514">
                  <w:pPr>
                    <w:jc w:val="center"/>
                    <w:rPr>
                      <w:sz w:val="18"/>
                    </w:rPr>
                  </w:pPr>
                  <w:r w:rsidRPr="004C4514">
                    <w:rPr>
                      <w:sz w:val="18"/>
                    </w:rPr>
                    <w:t>-0.415</w:t>
                  </w:r>
                </w:p>
              </w:tc>
              <w:tc>
                <w:tcPr>
                  <w:tcW w:w="0" w:type="auto"/>
                  <w:shd w:val="clear" w:color="auto" w:fill="DEEAF6" w:themeFill="accent1" w:themeFillTint="33"/>
                  <w:vAlign w:val="center"/>
                </w:tcPr>
                <w:p w14:paraId="012CE3E4" w14:textId="77777777" w:rsidR="004C4514" w:rsidRPr="004C4514" w:rsidRDefault="004C4514" w:rsidP="004C4514">
                  <w:pPr>
                    <w:jc w:val="center"/>
                    <w:rPr>
                      <w:sz w:val="18"/>
                    </w:rPr>
                  </w:pPr>
                  <w:r w:rsidRPr="004C4514">
                    <w:rPr>
                      <w:sz w:val="18"/>
                    </w:rPr>
                    <w:t>0.207</w:t>
                  </w:r>
                </w:p>
              </w:tc>
            </w:tr>
            <w:tr w:rsidR="004C4514" w:rsidRPr="00EF6ACE" w14:paraId="37D62329" w14:textId="77777777" w:rsidTr="004C4514">
              <w:trPr>
                <w:jc w:val="center"/>
              </w:trPr>
              <w:tc>
                <w:tcPr>
                  <w:tcW w:w="0" w:type="auto"/>
                  <w:tcBorders>
                    <w:top w:val="nil"/>
                    <w:left w:val="nil"/>
                    <w:bottom w:val="nil"/>
                  </w:tcBorders>
                  <w:shd w:val="clear" w:color="auto" w:fill="auto"/>
                  <w:vAlign w:val="center"/>
                </w:tcPr>
                <w:p w14:paraId="59FFFB80" w14:textId="77777777" w:rsidR="004C4514" w:rsidRPr="00EF6ACE" w:rsidRDefault="004C4514" w:rsidP="004C4514">
                  <w:pPr>
                    <w:jc w:val="center"/>
                    <w:rPr>
                      <w:rFonts w:cstheme="minorHAnsi"/>
                      <w:lang w:val="en-GB"/>
                    </w:rPr>
                  </w:pPr>
                  <w:r w:rsidRPr="00EF6ACE">
                    <w:rPr>
                      <w:rFonts w:cstheme="minorHAnsi"/>
                      <w:lang w:val="en-GB"/>
                    </w:rPr>
                    <w:t>2</w:t>
                  </w:r>
                </w:p>
              </w:tc>
              <w:tc>
                <w:tcPr>
                  <w:tcW w:w="0" w:type="auto"/>
                  <w:shd w:val="clear" w:color="auto" w:fill="DEEAF6" w:themeFill="accent1" w:themeFillTint="33"/>
                  <w:vAlign w:val="center"/>
                </w:tcPr>
                <w:p w14:paraId="4C603A39" w14:textId="77777777" w:rsidR="004C4514" w:rsidRPr="004C4514" w:rsidRDefault="004C4514" w:rsidP="004C4514">
                  <w:pPr>
                    <w:jc w:val="center"/>
                    <w:rPr>
                      <w:sz w:val="18"/>
                    </w:rPr>
                  </w:pPr>
                  <w:r w:rsidRPr="004C4514">
                    <w:rPr>
                      <w:sz w:val="18"/>
                    </w:rPr>
                    <w:t>0.207</w:t>
                  </w:r>
                </w:p>
              </w:tc>
              <w:tc>
                <w:tcPr>
                  <w:tcW w:w="0" w:type="auto"/>
                  <w:shd w:val="clear" w:color="auto" w:fill="DEEAF6" w:themeFill="accent1" w:themeFillTint="33"/>
                  <w:vAlign w:val="center"/>
                </w:tcPr>
                <w:p w14:paraId="22A68143" w14:textId="77777777" w:rsidR="004C4514" w:rsidRPr="004C4514" w:rsidRDefault="004C4514" w:rsidP="004C4514">
                  <w:pPr>
                    <w:jc w:val="center"/>
                    <w:rPr>
                      <w:sz w:val="18"/>
                    </w:rPr>
                  </w:pPr>
                  <w:r w:rsidRPr="004C4514">
                    <w:rPr>
                      <w:sz w:val="18"/>
                    </w:rPr>
                    <w:t>0.207</w:t>
                  </w:r>
                </w:p>
              </w:tc>
              <w:tc>
                <w:tcPr>
                  <w:tcW w:w="0" w:type="auto"/>
                  <w:vAlign w:val="center"/>
                </w:tcPr>
                <w:p w14:paraId="68B9B809" w14:textId="77777777" w:rsidR="004C4514" w:rsidRPr="004C4514" w:rsidRDefault="004C4514" w:rsidP="004C4514">
                  <w:pPr>
                    <w:jc w:val="center"/>
                    <w:rPr>
                      <w:sz w:val="18"/>
                    </w:rPr>
                  </w:pPr>
                  <w:r w:rsidRPr="004C4514">
                    <w:rPr>
                      <w:sz w:val="18"/>
                    </w:rPr>
                    <w:t>-0.415</w:t>
                  </w:r>
                </w:p>
              </w:tc>
            </w:tr>
          </w:tbl>
          <w:p w14:paraId="2D0FB955" w14:textId="77777777" w:rsidR="004C4514" w:rsidRDefault="004C4514" w:rsidP="004C4514">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375" w:type="pct"/>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4C4514" w:rsidRPr="00EF6ACE" w14:paraId="7351CF8F" w14:textId="77777777" w:rsidTr="004C4514">
              <w:trPr>
                <w:jc w:val="center"/>
              </w:trPr>
              <w:tc>
                <w:tcPr>
                  <w:tcW w:w="0" w:type="auto"/>
                  <w:tcBorders>
                    <w:top w:val="nil"/>
                    <w:left w:val="nil"/>
                    <w:bottom w:val="nil"/>
                    <w:right w:val="nil"/>
                  </w:tcBorders>
                  <w:vAlign w:val="center"/>
                </w:tcPr>
                <w:p w14:paraId="4F45B8C3" w14:textId="77777777" w:rsidR="004C4514" w:rsidRPr="00EF6ACE" w:rsidRDefault="004C4514" w:rsidP="004C4514">
                  <w:pPr>
                    <w:jc w:val="center"/>
                    <w:rPr>
                      <w:rFonts w:ascii="Courier New" w:hAnsi="Courier New" w:cs="Courier New"/>
                      <w:lang w:val="en-GB"/>
                    </w:rPr>
                  </w:pPr>
                </w:p>
              </w:tc>
              <w:tc>
                <w:tcPr>
                  <w:tcW w:w="0" w:type="auto"/>
                  <w:tcBorders>
                    <w:top w:val="nil"/>
                    <w:left w:val="nil"/>
                    <w:right w:val="nil"/>
                  </w:tcBorders>
                  <w:vAlign w:val="center"/>
                </w:tcPr>
                <w:p w14:paraId="40CDE43C" w14:textId="77777777" w:rsidR="004C4514" w:rsidRPr="00EF6ACE" w:rsidRDefault="004C4514" w:rsidP="004C4514">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35B9B201" w14:textId="77777777" w:rsidR="004C4514" w:rsidRPr="00EF6ACE" w:rsidRDefault="004C4514" w:rsidP="004C4514">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2FEEB2E5" w14:textId="77777777" w:rsidR="004C4514" w:rsidRPr="00EF6ACE" w:rsidRDefault="004C4514" w:rsidP="004C4514">
                  <w:pPr>
                    <w:jc w:val="center"/>
                    <w:rPr>
                      <w:rFonts w:cstheme="minorHAnsi"/>
                      <w:lang w:val="en-GB"/>
                    </w:rPr>
                  </w:pPr>
                  <w:r w:rsidRPr="00EF6ACE">
                    <w:rPr>
                      <w:rFonts w:cstheme="minorHAnsi"/>
                      <w:lang w:val="en-GB"/>
                    </w:rPr>
                    <w:t>2</w:t>
                  </w:r>
                </w:p>
              </w:tc>
            </w:tr>
            <w:tr w:rsidR="004C4514" w:rsidRPr="00EF6ACE" w14:paraId="6A234971" w14:textId="77777777" w:rsidTr="004C4514">
              <w:trPr>
                <w:jc w:val="center"/>
              </w:trPr>
              <w:tc>
                <w:tcPr>
                  <w:tcW w:w="0" w:type="auto"/>
                  <w:tcBorders>
                    <w:top w:val="nil"/>
                    <w:left w:val="nil"/>
                    <w:bottom w:val="nil"/>
                  </w:tcBorders>
                  <w:vAlign w:val="center"/>
                </w:tcPr>
                <w:p w14:paraId="24948F05" w14:textId="77777777" w:rsidR="004C4514" w:rsidRPr="00EF6ACE" w:rsidRDefault="004C4514" w:rsidP="004C4514">
                  <w:pPr>
                    <w:jc w:val="center"/>
                    <w:rPr>
                      <w:rFonts w:cstheme="minorHAnsi"/>
                      <w:lang w:val="en-GB"/>
                    </w:rPr>
                  </w:pPr>
                  <w:r w:rsidRPr="00EF6ACE">
                    <w:rPr>
                      <w:rFonts w:cstheme="minorHAnsi"/>
                      <w:lang w:val="en-GB"/>
                    </w:rPr>
                    <w:t>0</w:t>
                  </w:r>
                </w:p>
              </w:tc>
              <w:tc>
                <w:tcPr>
                  <w:tcW w:w="0" w:type="auto"/>
                  <w:vAlign w:val="center"/>
                </w:tcPr>
                <w:p w14:paraId="723F8635"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-0.172</w:t>
                  </w:r>
                </w:p>
              </w:tc>
              <w:tc>
                <w:tcPr>
                  <w:tcW w:w="0" w:type="auto"/>
                  <w:shd w:val="clear" w:color="auto" w:fill="EDE2F6"/>
                  <w:vAlign w:val="center"/>
                </w:tcPr>
                <w:p w14:paraId="0A0CA5D4"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0.172</w:t>
                  </w:r>
                </w:p>
              </w:tc>
              <w:tc>
                <w:tcPr>
                  <w:tcW w:w="0" w:type="auto"/>
                  <w:shd w:val="clear" w:color="auto" w:fill="EDEDED" w:themeFill="accent3" w:themeFillTint="33"/>
                  <w:vAlign w:val="center"/>
                </w:tcPr>
                <w:p w14:paraId="2242722F"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0.000</w:t>
                  </w:r>
                </w:p>
              </w:tc>
            </w:tr>
            <w:tr w:rsidR="004C4514" w:rsidRPr="00EF6ACE" w14:paraId="75E2C777" w14:textId="77777777" w:rsidTr="004C4514">
              <w:trPr>
                <w:jc w:val="center"/>
              </w:trPr>
              <w:tc>
                <w:tcPr>
                  <w:tcW w:w="0" w:type="auto"/>
                  <w:tcBorders>
                    <w:top w:val="nil"/>
                    <w:left w:val="nil"/>
                    <w:bottom w:val="nil"/>
                  </w:tcBorders>
                  <w:shd w:val="clear" w:color="auto" w:fill="auto"/>
                  <w:vAlign w:val="center"/>
                </w:tcPr>
                <w:p w14:paraId="66C5621E" w14:textId="77777777" w:rsidR="004C4514" w:rsidRPr="00EF6ACE" w:rsidRDefault="004C4514" w:rsidP="004C4514">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3D521295"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0.456</w:t>
                  </w:r>
                </w:p>
              </w:tc>
              <w:tc>
                <w:tcPr>
                  <w:tcW w:w="0" w:type="auto"/>
                  <w:vAlign w:val="center"/>
                </w:tcPr>
                <w:p w14:paraId="109FB75F"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-0.744</w:t>
                  </w:r>
                </w:p>
              </w:tc>
              <w:tc>
                <w:tcPr>
                  <w:tcW w:w="0" w:type="auto"/>
                  <w:shd w:val="clear" w:color="auto" w:fill="FFF2CC" w:themeFill="accent4" w:themeFillTint="33"/>
                  <w:vAlign w:val="center"/>
                </w:tcPr>
                <w:p w14:paraId="5A4A77CD"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0.288</w:t>
                  </w:r>
                </w:p>
              </w:tc>
            </w:tr>
            <w:tr w:rsidR="004C4514" w:rsidRPr="00EF6ACE" w14:paraId="5C58251B" w14:textId="77777777" w:rsidTr="004C4514">
              <w:trPr>
                <w:jc w:val="center"/>
              </w:trPr>
              <w:tc>
                <w:tcPr>
                  <w:tcW w:w="0" w:type="auto"/>
                  <w:tcBorders>
                    <w:top w:val="nil"/>
                    <w:left w:val="nil"/>
                    <w:bottom w:val="nil"/>
                  </w:tcBorders>
                  <w:shd w:val="clear" w:color="auto" w:fill="auto"/>
                  <w:vAlign w:val="center"/>
                </w:tcPr>
                <w:p w14:paraId="180B11D3" w14:textId="77777777" w:rsidR="004C4514" w:rsidRPr="00EF6ACE" w:rsidRDefault="004C4514" w:rsidP="004C4514">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center"/>
                </w:tcPr>
                <w:p w14:paraId="7BB78D36"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2.932</w:t>
                  </w:r>
                </w:p>
              </w:tc>
              <w:tc>
                <w:tcPr>
                  <w:tcW w:w="0" w:type="auto"/>
                  <w:shd w:val="clear" w:color="auto" w:fill="E2EFD9" w:themeFill="accent6" w:themeFillTint="33"/>
                  <w:vAlign w:val="center"/>
                </w:tcPr>
                <w:p w14:paraId="4BB14E59"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3.575</w:t>
                  </w:r>
                </w:p>
              </w:tc>
              <w:tc>
                <w:tcPr>
                  <w:tcW w:w="0" w:type="auto"/>
                  <w:vAlign w:val="center"/>
                </w:tcPr>
                <w:p w14:paraId="6C177E60"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-6.508</w:t>
                  </w:r>
                </w:p>
              </w:tc>
            </w:tr>
          </w:tbl>
          <w:p w14:paraId="3C945CF1" w14:textId="77777777" w:rsidR="004C4514" w:rsidRDefault="004C4514" w:rsidP="004C4514">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366" w:type="pct"/>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4C4514" w:rsidRPr="00EF6ACE" w14:paraId="2EB408D4" w14:textId="77777777" w:rsidTr="004C4514">
              <w:trPr>
                <w:jc w:val="center"/>
              </w:trPr>
              <w:tc>
                <w:tcPr>
                  <w:tcW w:w="0" w:type="auto"/>
                  <w:tcBorders>
                    <w:top w:val="nil"/>
                    <w:left w:val="nil"/>
                    <w:bottom w:val="nil"/>
                    <w:right w:val="nil"/>
                  </w:tcBorders>
                  <w:vAlign w:val="center"/>
                </w:tcPr>
                <w:p w14:paraId="22BE651E" w14:textId="77777777" w:rsidR="004C4514" w:rsidRPr="00EF6ACE" w:rsidRDefault="004C4514" w:rsidP="004C4514">
                  <w:pPr>
                    <w:jc w:val="center"/>
                    <w:rPr>
                      <w:rFonts w:ascii="Courier New" w:hAnsi="Courier New" w:cs="Courier New"/>
                      <w:lang w:val="en-GB"/>
                    </w:rPr>
                  </w:pPr>
                </w:p>
              </w:tc>
              <w:tc>
                <w:tcPr>
                  <w:tcW w:w="0" w:type="auto"/>
                  <w:tcBorders>
                    <w:top w:val="nil"/>
                    <w:left w:val="nil"/>
                    <w:right w:val="nil"/>
                  </w:tcBorders>
                  <w:vAlign w:val="center"/>
                </w:tcPr>
                <w:p w14:paraId="7D39E206" w14:textId="77777777" w:rsidR="004C4514" w:rsidRPr="00EF6ACE" w:rsidRDefault="004C4514" w:rsidP="004C4514">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30A0EDE0" w14:textId="77777777" w:rsidR="004C4514" w:rsidRPr="00EF6ACE" w:rsidRDefault="004C4514" w:rsidP="004C4514">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28D28138" w14:textId="77777777" w:rsidR="004C4514" w:rsidRPr="00EF6ACE" w:rsidRDefault="004C4514" w:rsidP="004C4514">
                  <w:pPr>
                    <w:jc w:val="center"/>
                    <w:rPr>
                      <w:rFonts w:cstheme="minorHAnsi"/>
                      <w:lang w:val="en-GB"/>
                    </w:rPr>
                  </w:pPr>
                  <w:r w:rsidRPr="00EF6ACE">
                    <w:rPr>
                      <w:rFonts w:cstheme="minorHAnsi"/>
                      <w:lang w:val="en-GB"/>
                    </w:rPr>
                    <w:t>2</w:t>
                  </w:r>
                </w:p>
              </w:tc>
            </w:tr>
            <w:tr w:rsidR="004C4514" w:rsidRPr="00EF6ACE" w14:paraId="7D239B6F" w14:textId="77777777" w:rsidTr="004C4514">
              <w:trPr>
                <w:jc w:val="center"/>
              </w:trPr>
              <w:tc>
                <w:tcPr>
                  <w:tcW w:w="0" w:type="auto"/>
                  <w:tcBorders>
                    <w:top w:val="nil"/>
                    <w:left w:val="nil"/>
                    <w:bottom w:val="nil"/>
                  </w:tcBorders>
                  <w:vAlign w:val="center"/>
                </w:tcPr>
                <w:p w14:paraId="4BC36B6E" w14:textId="77777777" w:rsidR="004C4514" w:rsidRPr="00EF6ACE" w:rsidRDefault="004C4514" w:rsidP="004C4514">
                  <w:pPr>
                    <w:jc w:val="center"/>
                    <w:rPr>
                      <w:rFonts w:cstheme="minorHAnsi"/>
                      <w:lang w:val="en-GB"/>
                    </w:rPr>
                  </w:pPr>
                  <w:r w:rsidRPr="00EF6ACE">
                    <w:rPr>
                      <w:rFonts w:cstheme="minorHAnsi"/>
                      <w:lang w:val="en-GB"/>
                    </w:rPr>
                    <w:t>0</w:t>
                  </w:r>
                </w:p>
              </w:tc>
              <w:tc>
                <w:tcPr>
                  <w:tcW w:w="0" w:type="auto"/>
                  <w:vAlign w:val="center"/>
                </w:tcPr>
                <w:p w14:paraId="22FD4091"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-0.467</w:t>
                  </w:r>
                </w:p>
              </w:tc>
              <w:tc>
                <w:tcPr>
                  <w:tcW w:w="0" w:type="auto"/>
                  <w:shd w:val="clear" w:color="auto" w:fill="DEEAF6" w:themeFill="accent1" w:themeFillTint="33"/>
                  <w:vAlign w:val="center"/>
                </w:tcPr>
                <w:p w14:paraId="68A2B9D7"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0.467</w:t>
                  </w:r>
                </w:p>
              </w:tc>
              <w:tc>
                <w:tcPr>
                  <w:tcW w:w="0" w:type="auto"/>
                  <w:shd w:val="clear" w:color="auto" w:fill="FBE4D5" w:themeFill="accent2" w:themeFillTint="33"/>
                  <w:vAlign w:val="center"/>
                </w:tcPr>
                <w:p w14:paraId="45C04BAA"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0.000</w:t>
                  </w:r>
                </w:p>
              </w:tc>
            </w:tr>
            <w:tr w:rsidR="004C4514" w:rsidRPr="00EF6ACE" w14:paraId="3313DF9C" w14:textId="77777777" w:rsidTr="004C4514">
              <w:trPr>
                <w:jc w:val="center"/>
              </w:trPr>
              <w:tc>
                <w:tcPr>
                  <w:tcW w:w="0" w:type="auto"/>
                  <w:tcBorders>
                    <w:top w:val="nil"/>
                    <w:left w:val="nil"/>
                    <w:bottom w:val="nil"/>
                  </w:tcBorders>
                  <w:shd w:val="clear" w:color="auto" w:fill="auto"/>
                  <w:vAlign w:val="center"/>
                </w:tcPr>
                <w:p w14:paraId="5A0EF9FE" w14:textId="77777777" w:rsidR="004C4514" w:rsidRPr="00EF6ACE" w:rsidRDefault="004C4514" w:rsidP="004C4514">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0B996B1B"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0.467</w:t>
                  </w:r>
                </w:p>
              </w:tc>
              <w:tc>
                <w:tcPr>
                  <w:tcW w:w="0" w:type="auto"/>
                  <w:vAlign w:val="center"/>
                </w:tcPr>
                <w:p w14:paraId="17AE9885"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-0.526</w:t>
                  </w:r>
                </w:p>
              </w:tc>
              <w:tc>
                <w:tcPr>
                  <w:tcW w:w="0" w:type="auto"/>
                  <w:shd w:val="clear" w:color="auto" w:fill="E2EFD9" w:themeFill="accent6" w:themeFillTint="33"/>
                  <w:vAlign w:val="center"/>
                </w:tcPr>
                <w:p w14:paraId="201DD227"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0.059</w:t>
                  </w:r>
                </w:p>
              </w:tc>
            </w:tr>
            <w:tr w:rsidR="004C4514" w:rsidRPr="00EF6ACE" w14:paraId="6FE78D2F" w14:textId="77777777" w:rsidTr="004C4514">
              <w:trPr>
                <w:jc w:val="center"/>
              </w:trPr>
              <w:tc>
                <w:tcPr>
                  <w:tcW w:w="0" w:type="auto"/>
                  <w:tcBorders>
                    <w:top w:val="nil"/>
                    <w:left w:val="nil"/>
                    <w:bottom w:val="nil"/>
                  </w:tcBorders>
                  <w:shd w:val="clear" w:color="auto" w:fill="auto"/>
                  <w:vAlign w:val="center"/>
                </w:tcPr>
                <w:p w14:paraId="1C763B6A" w14:textId="77777777" w:rsidR="004C4514" w:rsidRPr="00EF6ACE" w:rsidRDefault="004C4514" w:rsidP="004C4514">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center"/>
                </w:tcPr>
                <w:p w14:paraId="7ED21FE1"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0.000</w:t>
                  </w:r>
                </w:p>
              </w:tc>
              <w:tc>
                <w:tcPr>
                  <w:tcW w:w="0" w:type="auto"/>
                  <w:shd w:val="clear" w:color="auto" w:fill="E2EFD9" w:themeFill="accent6" w:themeFillTint="33"/>
                  <w:vAlign w:val="center"/>
                </w:tcPr>
                <w:p w14:paraId="5E1DFACA"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0.059</w:t>
                  </w:r>
                </w:p>
              </w:tc>
              <w:tc>
                <w:tcPr>
                  <w:tcW w:w="0" w:type="auto"/>
                  <w:vAlign w:val="center"/>
                </w:tcPr>
                <w:p w14:paraId="3F2B018E" w14:textId="77777777" w:rsidR="004C4514" w:rsidRPr="004C4514" w:rsidRDefault="004C4514" w:rsidP="004C4514">
                  <w:pPr>
                    <w:jc w:val="center"/>
                    <w:rPr>
                      <w:rFonts w:ascii="Calibri" w:hAnsi="Calibri" w:cs="Calibri"/>
                      <w:color w:val="000000"/>
                      <w:sz w:val="18"/>
                    </w:rPr>
                  </w:pPr>
                  <w:r w:rsidRPr="004C4514">
                    <w:rPr>
                      <w:rFonts w:ascii="Calibri" w:hAnsi="Calibri" w:cs="Calibri"/>
                      <w:color w:val="000000"/>
                      <w:sz w:val="18"/>
                    </w:rPr>
                    <w:t>-0.059</w:t>
                  </w:r>
                </w:p>
              </w:tc>
            </w:tr>
          </w:tbl>
          <w:p w14:paraId="212033CB" w14:textId="77777777" w:rsidR="004C4514" w:rsidRDefault="004C4514" w:rsidP="004C4514">
            <w:pPr>
              <w:keepNext/>
              <w:jc w:val="center"/>
              <w:cnfStyle w:val="000000100000" w:firstRow="0" w:lastRow="0" w:firstColumn="0" w:lastColumn="0" w:oddVBand="0" w:evenVBand="0" w:oddHBand="1" w:evenHBand="0" w:firstRowFirstColumn="0" w:firstRowLastColumn="0" w:lastRowFirstColumn="0" w:lastRowLastColumn="0"/>
              <w:rPr>
                <w:rFonts w:cstheme="minorHAnsi"/>
                <w:lang w:val="en-GB"/>
              </w:rPr>
            </w:pPr>
          </w:p>
        </w:tc>
      </w:tr>
    </w:tbl>
    <w:p w14:paraId="3A0B738C" w14:textId="26607AED" w:rsidR="004C4514" w:rsidRDefault="004C4514" w:rsidP="004C4514">
      <w:pPr>
        <w:pStyle w:val="Caption"/>
        <w:rPr>
          <w:i w:val="0"/>
          <w:lang w:val="en-GB"/>
        </w:rPr>
      </w:pPr>
      <w:bookmarkStart w:id="45" w:name="_Ref496201992"/>
      <w:r w:rsidRPr="004C4514">
        <w:rPr>
          <w:b/>
          <w:lang w:val="en-GB"/>
        </w:rPr>
        <w:t xml:space="preserve">Table </w:t>
      </w:r>
      <w:r w:rsidR="003E378F">
        <w:rPr>
          <w:b/>
          <w:lang w:val="en-GB"/>
        </w:rPr>
        <w:fldChar w:fldCharType="begin"/>
      </w:r>
      <w:r w:rsidR="003E378F">
        <w:rPr>
          <w:b/>
          <w:lang w:val="en-GB"/>
        </w:rPr>
        <w:instrText xml:space="preserve"> SEQ Table \* ARABIC </w:instrText>
      </w:r>
      <w:r w:rsidR="003E378F">
        <w:rPr>
          <w:b/>
          <w:lang w:val="en-GB"/>
        </w:rPr>
        <w:fldChar w:fldCharType="separate"/>
      </w:r>
      <w:r w:rsidR="007B0197">
        <w:rPr>
          <w:b/>
          <w:noProof/>
          <w:lang w:val="en-GB"/>
        </w:rPr>
        <w:t>4</w:t>
      </w:r>
      <w:r w:rsidR="003E378F">
        <w:rPr>
          <w:b/>
          <w:lang w:val="en-GB"/>
        </w:rPr>
        <w:fldChar w:fldCharType="end"/>
      </w:r>
      <w:bookmarkEnd w:id="45"/>
      <w:r w:rsidRPr="004C4514">
        <w:rPr>
          <w:lang w:val="en-GB"/>
        </w:rPr>
        <w:t xml:space="preserve">: </w:t>
      </w:r>
      <w:r w:rsidRPr="004C4514">
        <w:rPr>
          <w:i w:val="0"/>
          <w:lang w:val="en-GB"/>
        </w:rPr>
        <w:t>Maximum likelihood estimates of the transition rate m</w:t>
      </w:r>
      <w:r>
        <w:rPr>
          <w:i w:val="0"/>
          <w:lang w:val="en-GB"/>
        </w:rPr>
        <w:t>atrices for the various models.</w:t>
      </w:r>
    </w:p>
    <w:p w14:paraId="645C866B" w14:textId="5EF72B9C" w:rsidR="004C4514" w:rsidRDefault="001A76F5" w:rsidP="0039680D">
      <w:pPr>
        <w:jc w:val="both"/>
        <w:rPr>
          <w:lang w:val="en-GB"/>
        </w:rPr>
      </w:pPr>
      <w:r>
        <w:rPr>
          <w:lang w:val="en-GB"/>
        </w:rPr>
        <w:t xml:space="preserve">Nakov et al. </w:t>
      </w:r>
      <w:sdt>
        <w:sdtPr>
          <w:rPr>
            <w:lang w:val="en-GB"/>
          </w:rPr>
          <w:id w:val="146324866"/>
          <w:citation/>
        </w:sdtPr>
        <w:sdtContent>
          <w:r>
            <w:rPr>
              <w:lang w:val="en-GB"/>
            </w:rPr>
            <w:fldChar w:fldCharType="begin"/>
          </w:r>
          <w:r w:rsidRPr="009712F9">
            <w:rPr>
              <w:lang w:val="en-GB"/>
            </w:rPr>
            <w:instrText xml:space="preserve"> CITATION Nak17 \l 1040 </w:instrText>
          </w:r>
          <w:r>
            <w:rPr>
              <w:lang w:val="en-GB"/>
            </w:rPr>
            <w:fldChar w:fldCharType="separate"/>
          </w:r>
          <w:r w:rsidRPr="009712F9">
            <w:rPr>
              <w:noProof/>
              <w:lang w:val="en-GB"/>
            </w:rPr>
            <w:t>[1]</w:t>
          </w:r>
          <w:r>
            <w:rPr>
              <w:lang w:val="en-GB"/>
            </w:rPr>
            <w:fldChar w:fldCharType="end"/>
          </w:r>
        </w:sdtContent>
      </w:sdt>
      <w:r>
        <w:rPr>
          <w:lang w:val="en-GB"/>
        </w:rPr>
        <w:t xml:space="preserve"> did not report these rates, and thus we cannot compare them, but </w:t>
      </w:r>
      <w:r w:rsidR="003B3E48">
        <w:rPr>
          <w:lang w:val="en-GB"/>
        </w:rPr>
        <w:t>in their letter</w:t>
      </w:r>
      <w:r>
        <w:rPr>
          <w:lang w:val="en-GB"/>
        </w:rPr>
        <w:t xml:space="preserve"> </w:t>
      </w:r>
      <w:sdt>
        <w:sdtPr>
          <w:rPr>
            <w:lang w:val="en-GB"/>
          </w:rPr>
          <w:id w:val="626820767"/>
          <w:citation/>
        </w:sdtPr>
        <w:sdtContent>
          <w:r w:rsidR="003B3E48">
            <w:rPr>
              <w:lang w:val="en-GB"/>
            </w:rPr>
            <w:fldChar w:fldCharType="begin"/>
          </w:r>
          <w:r w:rsidR="003B3E48" w:rsidRPr="003B3E48">
            <w:rPr>
              <w:lang w:val="en-GB"/>
            </w:rPr>
            <w:instrText xml:space="preserve"> CITATION TNa17 \l 1040 </w:instrText>
          </w:r>
          <w:r w:rsidR="003B3E48">
            <w:rPr>
              <w:lang w:val="en-GB"/>
            </w:rPr>
            <w:fldChar w:fldCharType="separate"/>
          </w:r>
          <w:r w:rsidR="003B3E48" w:rsidRPr="003B3E48">
            <w:rPr>
              <w:noProof/>
              <w:lang w:val="en-GB"/>
            </w:rPr>
            <w:t>[5]</w:t>
          </w:r>
          <w:r w:rsidR="003B3E48">
            <w:rPr>
              <w:lang w:val="en-GB"/>
            </w:rPr>
            <w:fldChar w:fldCharType="end"/>
          </w:r>
        </w:sdtContent>
      </w:sdt>
      <w:r w:rsidR="003B3E48">
        <w:rPr>
          <w:lang w:val="en-GB"/>
        </w:rPr>
        <w:t xml:space="preserve"> they recognize that “low </w:t>
      </w:r>
      <w:r w:rsidR="003B3E48" w:rsidRPr="003B3E48">
        <w:rPr>
          <w:lang w:val="en-GB"/>
        </w:rPr>
        <w:t>frequency states, like the</w:t>
      </w:r>
      <w:r w:rsidR="003B3E48">
        <w:rPr>
          <w:lang w:val="en-GB"/>
        </w:rPr>
        <w:t xml:space="preserve"> </w:t>
      </w:r>
      <w:r w:rsidR="003B3E48" w:rsidRPr="003B3E48">
        <w:rPr>
          <w:lang w:val="en-GB"/>
        </w:rPr>
        <w:t>brackish state in this dataset</w:t>
      </w:r>
      <w:r w:rsidR="003B3E48">
        <w:rPr>
          <w:lang w:val="en-GB"/>
        </w:rPr>
        <w:t xml:space="preserve"> […], </w:t>
      </w:r>
      <w:r w:rsidR="003B3E48" w:rsidRPr="003B3E48">
        <w:rPr>
          <w:lang w:val="en-GB"/>
        </w:rPr>
        <w:t>require extremely high</w:t>
      </w:r>
      <w:r w:rsidR="003B3E48">
        <w:rPr>
          <w:lang w:val="en-GB"/>
        </w:rPr>
        <w:t xml:space="preserve"> </w:t>
      </w:r>
      <w:r w:rsidR="003B3E48" w:rsidRPr="003B3E48">
        <w:rPr>
          <w:lang w:val="en-GB"/>
        </w:rPr>
        <w:t>transition rates away from them to account for their low observed frequency</w:t>
      </w:r>
      <w:r w:rsidR="003B3E48">
        <w:rPr>
          <w:lang w:val="en-GB"/>
        </w:rPr>
        <w:t xml:space="preserve">”, and this is what emerges from the transition matrix for the ARD model. It is therefore likely that the presence of only two brackish species causes a bias in the maximum likelihood estimate. By constraining the rates in and out of the brackish state to be equal, the SYM model prevents this, while still allowing </w:t>
      </w:r>
      <w:r w:rsidR="0039680D">
        <w:rPr>
          <w:lang w:val="en-GB"/>
        </w:rPr>
        <w:t>more flexibility than the ER model.</w:t>
      </w:r>
    </w:p>
    <w:p w14:paraId="4C9D986D" w14:textId="2475A54C" w:rsidR="0039680D" w:rsidRDefault="0039680D" w:rsidP="0039680D">
      <w:pPr>
        <w:jc w:val="both"/>
        <w:rPr>
          <w:lang w:val="en-GB"/>
        </w:rPr>
      </w:pPr>
      <w:r>
        <w:rPr>
          <w:lang w:val="en-GB"/>
        </w:rPr>
        <w:t xml:space="preserve">To take into account the uncertainty in model choice that emerges from </w:t>
      </w:r>
      <w:proofErr w:type="spellStart"/>
      <w:r>
        <w:rPr>
          <w:lang w:val="en-GB"/>
        </w:rPr>
        <w:t>AICc</w:t>
      </w:r>
      <w:proofErr w:type="spellEnd"/>
      <w:r>
        <w:rPr>
          <w:lang w:val="en-GB"/>
        </w:rPr>
        <w:t xml:space="preserve"> and BIC scores, we can do model-averaging analyses</w:t>
      </w:r>
      <w:r w:rsidR="00EE716D">
        <w:rPr>
          <w:lang w:val="en-GB"/>
        </w:rPr>
        <w:t xml:space="preserve">. In other words, </w:t>
      </w:r>
      <w:r>
        <w:rPr>
          <w:lang w:val="en-GB"/>
        </w:rPr>
        <w:t>average the transition rates across the different model</w:t>
      </w:r>
      <w:r w:rsidR="00FB4FED">
        <w:rPr>
          <w:lang w:val="en-GB"/>
        </w:rPr>
        <w:t>s</w:t>
      </w:r>
      <w:r>
        <w:rPr>
          <w:lang w:val="en-GB"/>
        </w:rPr>
        <w:t xml:space="preserve">, using the weights computed from </w:t>
      </w:r>
      <w:proofErr w:type="spellStart"/>
      <w:r>
        <w:rPr>
          <w:lang w:val="en-GB"/>
        </w:rPr>
        <w:t>AICc</w:t>
      </w:r>
      <w:proofErr w:type="spellEnd"/>
      <w:r>
        <w:rPr>
          <w:lang w:val="en-GB"/>
        </w:rPr>
        <w:t xml:space="preserve"> scores (smoothed </w:t>
      </w:r>
      <w:proofErr w:type="spellStart"/>
      <w:r>
        <w:rPr>
          <w:lang w:val="en-GB"/>
        </w:rPr>
        <w:t>AICc</w:t>
      </w:r>
      <w:proofErr w:type="spellEnd"/>
      <w:r>
        <w:rPr>
          <w:lang w:val="en-GB"/>
        </w:rPr>
        <w:t xml:space="preserve">, </w:t>
      </w:r>
      <w:proofErr w:type="spellStart"/>
      <w:r>
        <w:rPr>
          <w:lang w:val="en-GB"/>
        </w:rPr>
        <w:t>SAICc</w:t>
      </w:r>
      <w:proofErr w:type="spellEnd"/>
      <w:r>
        <w:rPr>
          <w:lang w:val="en-GB"/>
        </w:rPr>
        <w:t xml:space="preserve">) or those derived from BIC scores (Bayesian model averaging, BMA). The results of these analyses are shown in </w:t>
      </w:r>
      <w:r w:rsidR="001B67E7" w:rsidRPr="001B67E7">
        <w:rPr>
          <w:rStyle w:val="IntenseReference"/>
        </w:rPr>
        <w:fldChar w:fldCharType="begin"/>
      </w:r>
      <w:r w:rsidR="001B67E7" w:rsidRPr="00EC6FEF">
        <w:rPr>
          <w:rStyle w:val="IntenseReference"/>
          <w:lang w:val="en-US"/>
        </w:rPr>
        <w:instrText xml:space="preserve"> REF _Ref496204327 \h  \* MERGEFORMAT </w:instrText>
      </w:r>
      <w:r w:rsidR="001B67E7" w:rsidRPr="001B67E7">
        <w:rPr>
          <w:rStyle w:val="IntenseReference"/>
        </w:rPr>
      </w:r>
      <w:r w:rsidR="001B67E7" w:rsidRPr="001B67E7">
        <w:rPr>
          <w:rStyle w:val="IntenseReference"/>
        </w:rPr>
        <w:fldChar w:fldCharType="separate"/>
      </w:r>
      <w:ins w:id="46" w:author="Giorgio Bianchini" w:date="2017-10-29T18:39:00Z">
        <w:r w:rsidR="007B0197" w:rsidRPr="007B0197">
          <w:rPr>
            <w:rStyle w:val="IntenseReference"/>
            <w:rPrChange w:id="47" w:author="Giorgio Bianchini" w:date="2017-10-29T18:39:00Z">
              <w:rPr>
                <w:b/>
                <w:lang w:val="en-GB"/>
              </w:rPr>
            </w:rPrChange>
          </w:rPr>
          <w:t xml:space="preserve">Table </w:t>
        </w:r>
        <w:r w:rsidR="007B0197" w:rsidRPr="007B0197">
          <w:rPr>
            <w:rStyle w:val="IntenseReference"/>
            <w:rPrChange w:id="48" w:author="Giorgio Bianchini" w:date="2017-10-29T18:39:00Z">
              <w:rPr>
                <w:b/>
                <w:noProof/>
                <w:lang w:val="en-GB"/>
              </w:rPr>
            </w:rPrChange>
          </w:rPr>
          <w:t>5</w:t>
        </w:r>
      </w:ins>
      <w:del w:id="49" w:author="Giorgio Bianchini" w:date="2017-10-29T18:39:00Z">
        <w:r w:rsidR="002A10E6" w:rsidRPr="000F7D59" w:rsidDel="007B0197">
          <w:rPr>
            <w:rStyle w:val="IntenseReference"/>
          </w:rPr>
          <w:delText>Table 5</w:delText>
        </w:r>
      </w:del>
      <w:r w:rsidR="001B67E7" w:rsidRPr="001B67E7">
        <w:rPr>
          <w:rStyle w:val="IntenseReference"/>
        </w:rPr>
        <w:fldChar w:fldCharType="end"/>
      </w:r>
      <w:r>
        <w:rPr>
          <w:lang w:val="en-GB"/>
        </w:rPr>
        <w:t>.</w:t>
      </w:r>
    </w:p>
    <w:tbl>
      <w:tblPr>
        <w:tblStyle w:val="ListTable4-Accent11"/>
        <w:tblW w:w="5000" w:type="pct"/>
        <w:tblLook w:val="04A0" w:firstRow="1" w:lastRow="0" w:firstColumn="1" w:lastColumn="0" w:noHBand="0" w:noVBand="1"/>
      </w:tblPr>
      <w:tblGrid>
        <w:gridCol w:w="1207"/>
        <w:gridCol w:w="1442"/>
        <w:gridCol w:w="1441"/>
        <w:gridCol w:w="1441"/>
        <w:gridCol w:w="1443"/>
        <w:gridCol w:w="1441"/>
        <w:gridCol w:w="1439"/>
      </w:tblGrid>
      <w:tr w:rsidR="00143B20" w14:paraId="1005840B" w14:textId="77777777" w:rsidTr="003E4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pct"/>
            <w:vMerge w:val="restart"/>
            <w:tcBorders>
              <w:right w:val="single" w:sz="4" w:space="0" w:color="5B9BD5" w:themeColor="accent1"/>
            </w:tcBorders>
          </w:tcPr>
          <w:p w14:paraId="54ED7A78" w14:textId="77777777" w:rsidR="00143B20" w:rsidRDefault="00143B20" w:rsidP="0039680D">
            <w:pPr>
              <w:jc w:val="both"/>
              <w:rPr>
                <w:lang w:val="en-GB"/>
              </w:rPr>
            </w:pPr>
          </w:p>
        </w:tc>
        <w:tc>
          <w:tcPr>
            <w:tcW w:w="4387" w:type="pct"/>
            <w:gridSpan w:val="6"/>
            <w:tcBorders>
              <w:left w:val="single" w:sz="4" w:space="0" w:color="5B9BD5" w:themeColor="accent1"/>
            </w:tcBorders>
          </w:tcPr>
          <w:p w14:paraId="35802483" w14:textId="77777777" w:rsidR="00143B20" w:rsidRDefault="00143B20" w:rsidP="001B67E7">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Method</w:t>
            </w:r>
          </w:p>
        </w:tc>
      </w:tr>
      <w:tr w:rsidR="00143B20" w14:paraId="76D3C96A" w14:textId="77777777" w:rsidTr="003E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pct"/>
            <w:vMerge/>
            <w:tcBorders>
              <w:right w:val="single" w:sz="4" w:space="0" w:color="5B9BD5" w:themeColor="accent1"/>
            </w:tcBorders>
          </w:tcPr>
          <w:p w14:paraId="3EA7544A" w14:textId="77777777" w:rsidR="00143B20" w:rsidRDefault="00143B20" w:rsidP="0039680D">
            <w:pPr>
              <w:jc w:val="both"/>
              <w:rPr>
                <w:lang w:val="en-GB"/>
              </w:rPr>
            </w:pPr>
          </w:p>
        </w:tc>
        <w:tc>
          <w:tcPr>
            <w:tcW w:w="2193" w:type="pct"/>
            <w:gridSpan w:val="3"/>
            <w:tcBorders>
              <w:left w:val="single" w:sz="4" w:space="0" w:color="5B9BD5" w:themeColor="accent1"/>
              <w:bottom w:val="single" w:sz="4" w:space="0" w:color="9CC2E5" w:themeColor="accent1" w:themeTint="99"/>
              <w:right w:val="single" w:sz="4" w:space="0" w:color="9CC2E5" w:themeColor="accent1" w:themeTint="99"/>
            </w:tcBorders>
            <w:shd w:val="clear" w:color="auto" w:fill="5B9BD5" w:themeFill="accent1"/>
          </w:tcPr>
          <w:p w14:paraId="345980DC"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proofErr w:type="spellStart"/>
            <w:r w:rsidRPr="001B67E7">
              <w:rPr>
                <w:b/>
                <w:color w:val="FFFFFF" w:themeColor="background1"/>
                <w:lang w:val="en-GB"/>
              </w:rPr>
              <w:t>SAICc</w:t>
            </w:r>
            <w:proofErr w:type="spellEnd"/>
          </w:p>
        </w:tc>
        <w:tc>
          <w:tcPr>
            <w:tcW w:w="2193" w:type="pct"/>
            <w:gridSpan w:val="3"/>
            <w:tcBorders>
              <w:left w:val="single" w:sz="4" w:space="0" w:color="9CC2E5" w:themeColor="accent1" w:themeTint="99"/>
            </w:tcBorders>
            <w:shd w:val="clear" w:color="auto" w:fill="5B9BD5" w:themeFill="accent1"/>
          </w:tcPr>
          <w:p w14:paraId="68B159ED"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1B67E7">
              <w:rPr>
                <w:b/>
                <w:color w:val="FFFFFF" w:themeColor="background1"/>
                <w:lang w:val="en-GB"/>
              </w:rPr>
              <w:t>BMA</w:t>
            </w:r>
          </w:p>
        </w:tc>
      </w:tr>
      <w:tr w:rsidR="00143B20" w14:paraId="10CEFCE1" w14:textId="77777777" w:rsidTr="001B67E7">
        <w:trPr>
          <w:trHeight w:val="1393"/>
        </w:trPr>
        <w:tc>
          <w:tcPr>
            <w:cnfStyle w:val="001000000000" w:firstRow="0" w:lastRow="0" w:firstColumn="1" w:lastColumn="0" w:oddVBand="0" w:evenVBand="0" w:oddHBand="0" w:evenHBand="0" w:firstRowFirstColumn="0" w:firstRowLastColumn="0" w:lastRowFirstColumn="0" w:lastRowLastColumn="0"/>
            <w:tcW w:w="613" w:type="pct"/>
            <w:vAlign w:val="center"/>
          </w:tcPr>
          <w:p w14:paraId="35E2CC10" w14:textId="77777777" w:rsidR="00143B20" w:rsidRDefault="00143B20" w:rsidP="001B67E7">
            <w:pPr>
              <w:rPr>
                <w:lang w:val="en-GB"/>
              </w:rPr>
            </w:pPr>
            <w:r>
              <w:rPr>
                <w:lang w:val="en-GB"/>
              </w:rPr>
              <w:t>Rates</w:t>
            </w:r>
          </w:p>
        </w:tc>
        <w:tc>
          <w:tcPr>
            <w:tcW w:w="2193" w:type="pct"/>
            <w:gridSpan w:val="3"/>
            <w:tcBorders>
              <w:righ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43B20" w:rsidRPr="00EF6ACE" w14:paraId="48255EC2" w14:textId="77777777" w:rsidTr="00143B20">
              <w:trPr>
                <w:jc w:val="center"/>
              </w:trPr>
              <w:tc>
                <w:tcPr>
                  <w:tcW w:w="0" w:type="auto"/>
                  <w:tcBorders>
                    <w:top w:val="nil"/>
                    <w:left w:val="nil"/>
                    <w:bottom w:val="nil"/>
                    <w:right w:val="nil"/>
                  </w:tcBorders>
                  <w:vAlign w:val="center"/>
                </w:tcPr>
                <w:p w14:paraId="58BB52A9" w14:textId="77777777" w:rsidR="00143B20" w:rsidRPr="00EF6ACE" w:rsidRDefault="00143B20" w:rsidP="001B67E7">
                  <w:pPr>
                    <w:jc w:val="center"/>
                    <w:rPr>
                      <w:rFonts w:ascii="Courier New" w:hAnsi="Courier New" w:cs="Courier New"/>
                      <w:lang w:val="en-GB"/>
                    </w:rPr>
                  </w:pPr>
                </w:p>
              </w:tc>
              <w:tc>
                <w:tcPr>
                  <w:tcW w:w="0" w:type="auto"/>
                  <w:tcBorders>
                    <w:top w:val="nil"/>
                    <w:left w:val="nil"/>
                    <w:right w:val="nil"/>
                  </w:tcBorders>
                  <w:vAlign w:val="center"/>
                </w:tcPr>
                <w:p w14:paraId="255EF6DC" w14:textId="77777777" w:rsidR="00143B20" w:rsidRPr="00EF6ACE" w:rsidRDefault="00143B20" w:rsidP="001B67E7">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47312B1D" w14:textId="77777777" w:rsidR="00143B20" w:rsidRPr="00EF6ACE" w:rsidRDefault="00143B20" w:rsidP="001B67E7">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444FE588" w14:textId="77777777" w:rsidR="00143B20" w:rsidRPr="00EF6ACE" w:rsidRDefault="00143B20" w:rsidP="001B67E7">
                  <w:pPr>
                    <w:jc w:val="center"/>
                    <w:rPr>
                      <w:rFonts w:cstheme="minorHAnsi"/>
                      <w:lang w:val="en-GB"/>
                    </w:rPr>
                  </w:pPr>
                  <w:r w:rsidRPr="00EF6ACE">
                    <w:rPr>
                      <w:rFonts w:cstheme="minorHAnsi"/>
                      <w:lang w:val="en-GB"/>
                    </w:rPr>
                    <w:t>2</w:t>
                  </w:r>
                </w:p>
              </w:tc>
            </w:tr>
            <w:tr w:rsidR="00143B20" w:rsidRPr="004C4514" w14:paraId="4D6A642B" w14:textId="77777777" w:rsidTr="001B67E7">
              <w:trPr>
                <w:jc w:val="center"/>
              </w:trPr>
              <w:tc>
                <w:tcPr>
                  <w:tcW w:w="0" w:type="auto"/>
                  <w:tcBorders>
                    <w:top w:val="nil"/>
                    <w:left w:val="nil"/>
                    <w:bottom w:val="nil"/>
                  </w:tcBorders>
                  <w:vAlign w:val="center"/>
                </w:tcPr>
                <w:p w14:paraId="5CB115D6" w14:textId="77777777" w:rsidR="00143B20" w:rsidRPr="00EF6ACE" w:rsidRDefault="00143B20" w:rsidP="001B67E7">
                  <w:pPr>
                    <w:jc w:val="center"/>
                    <w:rPr>
                      <w:rFonts w:cstheme="minorHAnsi"/>
                      <w:lang w:val="en-GB"/>
                    </w:rPr>
                  </w:pPr>
                  <w:r w:rsidRPr="00EF6ACE">
                    <w:rPr>
                      <w:rFonts w:cstheme="minorHAnsi"/>
                      <w:lang w:val="en-GB"/>
                    </w:rPr>
                    <w:t>0</w:t>
                  </w:r>
                </w:p>
              </w:tc>
              <w:tc>
                <w:tcPr>
                  <w:tcW w:w="0" w:type="auto"/>
                  <w:shd w:val="clear" w:color="auto" w:fill="auto"/>
                  <w:vAlign w:val="center"/>
                </w:tcPr>
                <w:p w14:paraId="109F9906" w14:textId="77777777" w:rsidR="00143B20" w:rsidRPr="00143B20" w:rsidRDefault="00143B20" w:rsidP="001B67E7">
                  <w:pPr>
                    <w:jc w:val="center"/>
                    <w:rPr>
                      <w:sz w:val="18"/>
                    </w:rPr>
                  </w:pPr>
                  <w:r w:rsidRPr="00143B20">
                    <w:rPr>
                      <w:sz w:val="18"/>
                    </w:rPr>
                    <w:t>-0.230</w:t>
                  </w:r>
                </w:p>
              </w:tc>
              <w:tc>
                <w:tcPr>
                  <w:tcW w:w="0" w:type="auto"/>
                  <w:shd w:val="clear" w:color="auto" w:fill="auto"/>
                  <w:vAlign w:val="center"/>
                </w:tcPr>
                <w:p w14:paraId="55BE2C55" w14:textId="77777777" w:rsidR="00143B20" w:rsidRPr="00143B20" w:rsidRDefault="00143B20" w:rsidP="001B67E7">
                  <w:pPr>
                    <w:jc w:val="center"/>
                    <w:rPr>
                      <w:sz w:val="18"/>
                    </w:rPr>
                  </w:pPr>
                  <w:r w:rsidRPr="00143B20">
                    <w:rPr>
                      <w:sz w:val="18"/>
                    </w:rPr>
                    <w:t>0.230</w:t>
                  </w:r>
                </w:p>
              </w:tc>
              <w:tc>
                <w:tcPr>
                  <w:tcW w:w="0" w:type="auto"/>
                  <w:shd w:val="clear" w:color="auto" w:fill="auto"/>
                  <w:vAlign w:val="center"/>
                </w:tcPr>
                <w:p w14:paraId="7BB798B5" w14:textId="77777777" w:rsidR="00143B20" w:rsidRPr="00143B20" w:rsidRDefault="00143B20" w:rsidP="001B67E7">
                  <w:pPr>
                    <w:jc w:val="center"/>
                    <w:rPr>
                      <w:sz w:val="18"/>
                    </w:rPr>
                  </w:pPr>
                  <w:r w:rsidRPr="00143B20">
                    <w:rPr>
                      <w:sz w:val="18"/>
                    </w:rPr>
                    <w:t>0.000</w:t>
                  </w:r>
                </w:p>
              </w:tc>
            </w:tr>
            <w:tr w:rsidR="00143B20" w:rsidRPr="004C4514" w14:paraId="454B974F" w14:textId="77777777" w:rsidTr="001B67E7">
              <w:trPr>
                <w:jc w:val="center"/>
              </w:trPr>
              <w:tc>
                <w:tcPr>
                  <w:tcW w:w="0" w:type="auto"/>
                  <w:tcBorders>
                    <w:top w:val="nil"/>
                    <w:left w:val="nil"/>
                    <w:bottom w:val="nil"/>
                  </w:tcBorders>
                  <w:shd w:val="clear" w:color="auto" w:fill="auto"/>
                  <w:vAlign w:val="center"/>
                </w:tcPr>
                <w:p w14:paraId="0591AEC0" w14:textId="77777777" w:rsidR="00143B20" w:rsidRPr="00EF6ACE" w:rsidRDefault="00143B20" w:rsidP="001B67E7">
                  <w:pPr>
                    <w:jc w:val="center"/>
                    <w:rPr>
                      <w:rFonts w:cstheme="minorHAnsi"/>
                      <w:lang w:val="en-GB"/>
                    </w:rPr>
                  </w:pPr>
                  <w:r w:rsidRPr="00EF6ACE">
                    <w:rPr>
                      <w:rFonts w:cstheme="minorHAnsi"/>
                      <w:lang w:val="en-GB"/>
                    </w:rPr>
                    <w:t>1</w:t>
                  </w:r>
                </w:p>
              </w:tc>
              <w:tc>
                <w:tcPr>
                  <w:tcW w:w="0" w:type="auto"/>
                  <w:shd w:val="clear" w:color="auto" w:fill="auto"/>
                  <w:vAlign w:val="center"/>
                </w:tcPr>
                <w:p w14:paraId="40E9A928" w14:textId="77777777" w:rsidR="00143B20" w:rsidRPr="00143B20" w:rsidRDefault="00143B20" w:rsidP="001B67E7">
                  <w:pPr>
                    <w:jc w:val="center"/>
                    <w:rPr>
                      <w:sz w:val="18"/>
                    </w:rPr>
                  </w:pPr>
                  <w:r w:rsidRPr="00143B20">
                    <w:rPr>
                      <w:sz w:val="18"/>
                    </w:rPr>
                    <w:t>0.459</w:t>
                  </w:r>
                </w:p>
              </w:tc>
              <w:tc>
                <w:tcPr>
                  <w:tcW w:w="0" w:type="auto"/>
                  <w:shd w:val="clear" w:color="auto" w:fill="auto"/>
                  <w:vAlign w:val="center"/>
                </w:tcPr>
                <w:p w14:paraId="5F0B4037" w14:textId="77777777" w:rsidR="00143B20" w:rsidRPr="00143B20" w:rsidRDefault="00143B20" w:rsidP="001B67E7">
                  <w:pPr>
                    <w:jc w:val="center"/>
                    <w:rPr>
                      <w:sz w:val="18"/>
                    </w:rPr>
                  </w:pPr>
                  <w:r w:rsidRPr="00143B20">
                    <w:rPr>
                      <w:sz w:val="18"/>
                    </w:rPr>
                    <w:t>-0.701</w:t>
                  </w:r>
                </w:p>
              </w:tc>
              <w:tc>
                <w:tcPr>
                  <w:tcW w:w="0" w:type="auto"/>
                  <w:shd w:val="clear" w:color="auto" w:fill="auto"/>
                  <w:vAlign w:val="center"/>
                </w:tcPr>
                <w:p w14:paraId="4DAB7245" w14:textId="77777777" w:rsidR="00143B20" w:rsidRPr="00143B20" w:rsidRDefault="00143B20" w:rsidP="001B67E7">
                  <w:pPr>
                    <w:jc w:val="center"/>
                    <w:rPr>
                      <w:sz w:val="18"/>
                    </w:rPr>
                  </w:pPr>
                  <w:r w:rsidRPr="00143B20">
                    <w:rPr>
                      <w:sz w:val="18"/>
                    </w:rPr>
                    <w:t>0.243</w:t>
                  </w:r>
                </w:p>
              </w:tc>
            </w:tr>
            <w:tr w:rsidR="00143B20" w:rsidRPr="004C4514" w14:paraId="16E97C0A" w14:textId="77777777" w:rsidTr="001B67E7">
              <w:trPr>
                <w:jc w:val="center"/>
              </w:trPr>
              <w:tc>
                <w:tcPr>
                  <w:tcW w:w="0" w:type="auto"/>
                  <w:tcBorders>
                    <w:top w:val="nil"/>
                    <w:left w:val="nil"/>
                    <w:bottom w:val="nil"/>
                  </w:tcBorders>
                  <w:shd w:val="clear" w:color="auto" w:fill="auto"/>
                  <w:vAlign w:val="center"/>
                </w:tcPr>
                <w:p w14:paraId="7FF88E28" w14:textId="77777777" w:rsidR="00143B20" w:rsidRPr="00EF6ACE" w:rsidRDefault="00143B20" w:rsidP="001B67E7">
                  <w:pPr>
                    <w:jc w:val="center"/>
                    <w:rPr>
                      <w:rFonts w:cstheme="minorHAnsi"/>
                      <w:lang w:val="en-GB"/>
                    </w:rPr>
                  </w:pPr>
                  <w:r w:rsidRPr="00EF6ACE">
                    <w:rPr>
                      <w:rFonts w:cstheme="minorHAnsi"/>
                      <w:lang w:val="en-GB"/>
                    </w:rPr>
                    <w:t>2</w:t>
                  </w:r>
                </w:p>
              </w:tc>
              <w:tc>
                <w:tcPr>
                  <w:tcW w:w="0" w:type="auto"/>
                  <w:shd w:val="clear" w:color="auto" w:fill="auto"/>
                  <w:vAlign w:val="center"/>
                </w:tcPr>
                <w:p w14:paraId="7D729A46" w14:textId="77777777" w:rsidR="00143B20" w:rsidRPr="00143B20" w:rsidRDefault="00143B20" w:rsidP="001B67E7">
                  <w:pPr>
                    <w:jc w:val="center"/>
                    <w:rPr>
                      <w:sz w:val="18"/>
                    </w:rPr>
                  </w:pPr>
                  <w:r w:rsidRPr="00143B20">
                    <w:rPr>
                      <w:sz w:val="18"/>
                    </w:rPr>
                    <w:t>2.356</w:t>
                  </w:r>
                </w:p>
              </w:tc>
              <w:tc>
                <w:tcPr>
                  <w:tcW w:w="0" w:type="auto"/>
                  <w:shd w:val="clear" w:color="auto" w:fill="auto"/>
                  <w:vAlign w:val="center"/>
                </w:tcPr>
                <w:p w14:paraId="3095787A" w14:textId="77777777" w:rsidR="00143B20" w:rsidRPr="00143B20" w:rsidRDefault="00143B20" w:rsidP="001B67E7">
                  <w:pPr>
                    <w:jc w:val="center"/>
                    <w:rPr>
                      <w:sz w:val="18"/>
                    </w:rPr>
                  </w:pPr>
                  <w:r w:rsidRPr="00143B20">
                    <w:rPr>
                      <w:sz w:val="18"/>
                    </w:rPr>
                    <w:t>2.884</w:t>
                  </w:r>
                </w:p>
              </w:tc>
              <w:tc>
                <w:tcPr>
                  <w:tcW w:w="0" w:type="auto"/>
                  <w:shd w:val="clear" w:color="auto" w:fill="auto"/>
                  <w:vAlign w:val="center"/>
                </w:tcPr>
                <w:p w14:paraId="713B9C56" w14:textId="77777777" w:rsidR="00143B20" w:rsidRPr="00143B20" w:rsidRDefault="00143B20" w:rsidP="001B67E7">
                  <w:pPr>
                    <w:jc w:val="center"/>
                    <w:rPr>
                      <w:sz w:val="18"/>
                    </w:rPr>
                  </w:pPr>
                  <w:r w:rsidRPr="00143B20">
                    <w:rPr>
                      <w:sz w:val="18"/>
                    </w:rPr>
                    <w:t>-5.240</w:t>
                  </w:r>
                </w:p>
              </w:tc>
            </w:tr>
          </w:tbl>
          <w:p w14:paraId="16485B96"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93" w:type="pct"/>
            <w:gridSpan w:val="3"/>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B67E7" w:rsidRPr="00EF6ACE" w14:paraId="73B38C35" w14:textId="77777777" w:rsidTr="005C7CCE">
              <w:trPr>
                <w:jc w:val="center"/>
              </w:trPr>
              <w:tc>
                <w:tcPr>
                  <w:tcW w:w="0" w:type="auto"/>
                  <w:tcBorders>
                    <w:top w:val="nil"/>
                    <w:left w:val="nil"/>
                    <w:bottom w:val="nil"/>
                    <w:right w:val="nil"/>
                  </w:tcBorders>
                  <w:vAlign w:val="center"/>
                </w:tcPr>
                <w:p w14:paraId="70EE35B2" w14:textId="77777777" w:rsidR="001B67E7" w:rsidRPr="00EF6ACE" w:rsidRDefault="001B67E7" w:rsidP="001B67E7">
                  <w:pPr>
                    <w:jc w:val="center"/>
                    <w:rPr>
                      <w:rFonts w:ascii="Courier New" w:hAnsi="Courier New" w:cs="Courier New"/>
                      <w:lang w:val="en-GB"/>
                    </w:rPr>
                  </w:pPr>
                </w:p>
              </w:tc>
              <w:tc>
                <w:tcPr>
                  <w:tcW w:w="0" w:type="auto"/>
                  <w:tcBorders>
                    <w:top w:val="nil"/>
                    <w:left w:val="nil"/>
                    <w:right w:val="nil"/>
                  </w:tcBorders>
                  <w:vAlign w:val="center"/>
                </w:tcPr>
                <w:p w14:paraId="7D8EF44F" w14:textId="77777777" w:rsidR="001B67E7" w:rsidRPr="00EF6ACE" w:rsidRDefault="001B67E7" w:rsidP="001B67E7">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703F6445" w14:textId="77777777" w:rsidR="001B67E7" w:rsidRPr="00EF6ACE" w:rsidRDefault="001B67E7" w:rsidP="001B67E7">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4AF6A8B9" w14:textId="77777777" w:rsidR="001B67E7" w:rsidRPr="00EF6ACE" w:rsidRDefault="001B67E7" w:rsidP="001B67E7">
                  <w:pPr>
                    <w:jc w:val="center"/>
                    <w:rPr>
                      <w:rFonts w:cstheme="minorHAnsi"/>
                      <w:lang w:val="en-GB"/>
                    </w:rPr>
                  </w:pPr>
                  <w:r w:rsidRPr="00EF6ACE">
                    <w:rPr>
                      <w:rFonts w:cstheme="minorHAnsi"/>
                      <w:lang w:val="en-GB"/>
                    </w:rPr>
                    <w:t>2</w:t>
                  </w:r>
                </w:p>
              </w:tc>
            </w:tr>
            <w:tr w:rsidR="001B67E7" w:rsidRPr="004C4514" w14:paraId="4F8F8FA3" w14:textId="77777777" w:rsidTr="001B67E7">
              <w:trPr>
                <w:jc w:val="center"/>
              </w:trPr>
              <w:tc>
                <w:tcPr>
                  <w:tcW w:w="0" w:type="auto"/>
                  <w:tcBorders>
                    <w:top w:val="nil"/>
                    <w:left w:val="nil"/>
                    <w:bottom w:val="nil"/>
                  </w:tcBorders>
                  <w:vAlign w:val="center"/>
                </w:tcPr>
                <w:p w14:paraId="4A16C6A3" w14:textId="77777777" w:rsidR="001B67E7" w:rsidRPr="00EF6ACE" w:rsidRDefault="001B67E7" w:rsidP="001B67E7">
                  <w:pPr>
                    <w:jc w:val="center"/>
                    <w:rPr>
                      <w:rFonts w:cstheme="minorHAnsi"/>
                      <w:lang w:val="en-GB"/>
                    </w:rPr>
                  </w:pPr>
                  <w:r w:rsidRPr="00EF6ACE">
                    <w:rPr>
                      <w:rFonts w:cstheme="minorHAnsi"/>
                      <w:lang w:val="en-GB"/>
                    </w:rPr>
                    <w:t>0</w:t>
                  </w:r>
                </w:p>
              </w:tc>
              <w:tc>
                <w:tcPr>
                  <w:tcW w:w="0" w:type="auto"/>
                  <w:shd w:val="clear" w:color="auto" w:fill="auto"/>
                  <w:vAlign w:val="center"/>
                </w:tcPr>
                <w:p w14:paraId="66CF3EF1" w14:textId="77777777" w:rsidR="001B67E7" w:rsidRPr="001B67E7" w:rsidRDefault="001B67E7" w:rsidP="001B67E7">
                  <w:pPr>
                    <w:jc w:val="center"/>
                    <w:rPr>
                      <w:sz w:val="18"/>
                    </w:rPr>
                  </w:pPr>
                  <w:r w:rsidRPr="001B67E7">
                    <w:rPr>
                      <w:sz w:val="18"/>
                    </w:rPr>
                    <w:t>-0.445</w:t>
                  </w:r>
                </w:p>
              </w:tc>
              <w:tc>
                <w:tcPr>
                  <w:tcW w:w="0" w:type="auto"/>
                  <w:shd w:val="clear" w:color="auto" w:fill="auto"/>
                  <w:vAlign w:val="center"/>
                </w:tcPr>
                <w:p w14:paraId="37AE9AB0" w14:textId="77777777" w:rsidR="001B67E7" w:rsidRPr="001B67E7" w:rsidRDefault="001B67E7" w:rsidP="001B67E7">
                  <w:pPr>
                    <w:jc w:val="center"/>
                    <w:rPr>
                      <w:sz w:val="18"/>
                    </w:rPr>
                  </w:pPr>
                  <w:r w:rsidRPr="001B67E7">
                    <w:rPr>
                      <w:sz w:val="18"/>
                    </w:rPr>
                    <w:t>0.445</w:t>
                  </w:r>
                </w:p>
              </w:tc>
              <w:tc>
                <w:tcPr>
                  <w:tcW w:w="0" w:type="auto"/>
                  <w:shd w:val="clear" w:color="auto" w:fill="auto"/>
                  <w:vAlign w:val="center"/>
                </w:tcPr>
                <w:p w14:paraId="4071246F" w14:textId="77777777" w:rsidR="001B67E7" w:rsidRPr="001B67E7" w:rsidRDefault="001B67E7" w:rsidP="001B67E7">
                  <w:pPr>
                    <w:jc w:val="center"/>
                    <w:rPr>
                      <w:sz w:val="18"/>
                    </w:rPr>
                  </w:pPr>
                  <w:r w:rsidRPr="001B67E7">
                    <w:rPr>
                      <w:sz w:val="18"/>
                    </w:rPr>
                    <w:t>0.000</w:t>
                  </w:r>
                </w:p>
              </w:tc>
            </w:tr>
            <w:tr w:rsidR="001B67E7" w:rsidRPr="004C4514" w14:paraId="1EE36F8B" w14:textId="77777777" w:rsidTr="001B67E7">
              <w:trPr>
                <w:jc w:val="center"/>
              </w:trPr>
              <w:tc>
                <w:tcPr>
                  <w:tcW w:w="0" w:type="auto"/>
                  <w:tcBorders>
                    <w:top w:val="nil"/>
                    <w:left w:val="nil"/>
                    <w:bottom w:val="nil"/>
                  </w:tcBorders>
                  <w:shd w:val="clear" w:color="auto" w:fill="auto"/>
                  <w:vAlign w:val="center"/>
                </w:tcPr>
                <w:p w14:paraId="51864DD6" w14:textId="77777777" w:rsidR="001B67E7" w:rsidRPr="00EF6ACE" w:rsidRDefault="001B67E7" w:rsidP="001B67E7">
                  <w:pPr>
                    <w:jc w:val="center"/>
                    <w:rPr>
                      <w:rFonts w:cstheme="minorHAnsi"/>
                      <w:lang w:val="en-GB"/>
                    </w:rPr>
                  </w:pPr>
                  <w:r w:rsidRPr="00EF6ACE">
                    <w:rPr>
                      <w:rFonts w:cstheme="minorHAnsi"/>
                      <w:lang w:val="en-GB"/>
                    </w:rPr>
                    <w:t>1</w:t>
                  </w:r>
                </w:p>
              </w:tc>
              <w:tc>
                <w:tcPr>
                  <w:tcW w:w="0" w:type="auto"/>
                  <w:shd w:val="clear" w:color="auto" w:fill="auto"/>
                  <w:vAlign w:val="center"/>
                </w:tcPr>
                <w:p w14:paraId="2864DA9E" w14:textId="77777777" w:rsidR="001B67E7" w:rsidRPr="001B67E7" w:rsidRDefault="001B67E7" w:rsidP="001B67E7">
                  <w:pPr>
                    <w:jc w:val="center"/>
                    <w:rPr>
                      <w:sz w:val="18"/>
                    </w:rPr>
                  </w:pPr>
                  <w:r w:rsidRPr="001B67E7">
                    <w:rPr>
                      <w:sz w:val="18"/>
                    </w:rPr>
                    <w:t>0.466</w:t>
                  </w:r>
                </w:p>
              </w:tc>
              <w:tc>
                <w:tcPr>
                  <w:tcW w:w="0" w:type="auto"/>
                  <w:shd w:val="clear" w:color="auto" w:fill="auto"/>
                  <w:vAlign w:val="center"/>
                </w:tcPr>
                <w:p w14:paraId="4023AB00" w14:textId="77777777" w:rsidR="001B67E7" w:rsidRPr="001B67E7" w:rsidRDefault="001B67E7" w:rsidP="001B67E7">
                  <w:pPr>
                    <w:jc w:val="center"/>
                    <w:rPr>
                      <w:sz w:val="18"/>
                    </w:rPr>
                  </w:pPr>
                  <w:r w:rsidRPr="001B67E7">
                    <w:rPr>
                      <w:sz w:val="18"/>
                    </w:rPr>
                    <w:t>-0.543</w:t>
                  </w:r>
                </w:p>
              </w:tc>
              <w:tc>
                <w:tcPr>
                  <w:tcW w:w="0" w:type="auto"/>
                  <w:shd w:val="clear" w:color="auto" w:fill="auto"/>
                  <w:vAlign w:val="center"/>
                </w:tcPr>
                <w:p w14:paraId="33640368" w14:textId="77777777" w:rsidR="001B67E7" w:rsidRPr="001B67E7" w:rsidRDefault="001B67E7" w:rsidP="001B67E7">
                  <w:pPr>
                    <w:jc w:val="center"/>
                    <w:rPr>
                      <w:sz w:val="18"/>
                    </w:rPr>
                  </w:pPr>
                  <w:r w:rsidRPr="001B67E7">
                    <w:rPr>
                      <w:sz w:val="18"/>
                    </w:rPr>
                    <w:t>0.076</w:t>
                  </w:r>
                </w:p>
              </w:tc>
            </w:tr>
            <w:tr w:rsidR="001B67E7" w:rsidRPr="004C4514" w14:paraId="50E5DB05" w14:textId="77777777" w:rsidTr="001B67E7">
              <w:trPr>
                <w:jc w:val="center"/>
              </w:trPr>
              <w:tc>
                <w:tcPr>
                  <w:tcW w:w="0" w:type="auto"/>
                  <w:tcBorders>
                    <w:top w:val="nil"/>
                    <w:left w:val="nil"/>
                    <w:bottom w:val="nil"/>
                  </w:tcBorders>
                  <w:shd w:val="clear" w:color="auto" w:fill="auto"/>
                  <w:vAlign w:val="center"/>
                </w:tcPr>
                <w:p w14:paraId="163AFB45" w14:textId="77777777" w:rsidR="001B67E7" w:rsidRPr="00EF6ACE" w:rsidRDefault="001B67E7" w:rsidP="001B67E7">
                  <w:pPr>
                    <w:jc w:val="center"/>
                    <w:rPr>
                      <w:rFonts w:cstheme="minorHAnsi"/>
                      <w:lang w:val="en-GB"/>
                    </w:rPr>
                  </w:pPr>
                  <w:r w:rsidRPr="00EF6ACE">
                    <w:rPr>
                      <w:rFonts w:cstheme="minorHAnsi"/>
                      <w:lang w:val="en-GB"/>
                    </w:rPr>
                    <w:t>2</w:t>
                  </w:r>
                </w:p>
              </w:tc>
              <w:tc>
                <w:tcPr>
                  <w:tcW w:w="0" w:type="auto"/>
                  <w:shd w:val="clear" w:color="auto" w:fill="auto"/>
                  <w:vAlign w:val="center"/>
                </w:tcPr>
                <w:p w14:paraId="6FC63C63" w14:textId="77777777" w:rsidR="001B67E7" w:rsidRPr="001B67E7" w:rsidRDefault="001B67E7" w:rsidP="001B67E7">
                  <w:pPr>
                    <w:jc w:val="center"/>
                    <w:rPr>
                      <w:sz w:val="18"/>
                    </w:rPr>
                  </w:pPr>
                  <w:r w:rsidRPr="001B67E7">
                    <w:rPr>
                      <w:sz w:val="18"/>
                    </w:rPr>
                    <w:t>0.224</w:t>
                  </w:r>
                </w:p>
              </w:tc>
              <w:tc>
                <w:tcPr>
                  <w:tcW w:w="0" w:type="auto"/>
                  <w:shd w:val="clear" w:color="auto" w:fill="auto"/>
                  <w:vAlign w:val="center"/>
                </w:tcPr>
                <w:p w14:paraId="23079641" w14:textId="77777777" w:rsidR="001B67E7" w:rsidRPr="001B67E7" w:rsidRDefault="001B67E7" w:rsidP="001B67E7">
                  <w:pPr>
                    <w:jc w:val="center"/>
                    <w:rPr>
                      <w:sz w:val="18"/>
                    </w:rPr>
                  </w:pPr>
                  <w:r w:rsidRPr="001B67E7">
                    <w:rPr>
                      <w:sz w:val="18"/>
                    </w:rPr>
                    <w:t>0.328</w:t>
                  </w:r>
                </w:p>
              </w:tc>
              <w:tc>
                <w:tcPr>
                  <w:tcW w:w="0" w:type="auto"/>
                  <w:shd w:val="clear" w:color="auto" w:fill="auto"/>
                  <w:vAlign w:val="center"/>
                </w:tcPr>
                <w:p w14:paraId="751C11DA" w14:textId="77777777" w:rsidR="001B67E7" w:rsidRPr="001B67E7" w:rsidRDefault="001B67E7" w:rsidP="001B67E7">
                  <w:pPr>
                    <w:jc w:val="center"/>
                    <w:rPr>
                      <w:sz w:val="18"/>
                    </w:rPr>
                  </w:pPr>
                  <w:r w:rsidRPr="001B67E7">
                    <w:rPr>
                      <w:sz w:val="18"/>
                    </w:rPr>
                    <w:t>-0.552</w:t>
                  </w:r>
                </w:p>
              </w:tc>
            </w:tr>
          </w:tbl>
          <w:p w14:paraId="1D102E5A"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lang w:val="en-GB"/>
              </w:rPr>
            </w:pPr>
          </w:p>
        </w:tc>
      </w:tr>
      <w:tr w:rsidR="00143B20" w14:paraId="367DAD23" w14:textId="77777777" w:rsidTr="001B6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pct"/>
            <w:vAlign w:val="center"/>
          </w:tcPr>
          <w:p w14:paraId="6FC7F078" w14:textId="77777777" w:rsidR="00143B20" w:rsidRDefault="00143B20" w:rsidP="001B67E7">
            <w:pPr>
              <w:rPr>
                <w:lang w:val="en-GB"/>
              </w:rPr>
            </w:pPr>
            <w:r>
              <w:rPr>
                <w:lang w:val="en-GB"/>
              </w:rPr>
              <w:t>Node</w:t>
            </w:r>
          </w:p>
        </w:tc>
        <w:tc>
          <w:tcPr>
            <w:tcW w:w="732" w:type="pct"/>
          </w:tcPr>
          <w:p w14:paraId="6461164A"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731" w:type="pct"/>
          </w:tcPr>
          <w:p w14:paraId="7BA107E5"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731" w:type="pct"/>
            <w:tcBorders>
              <w:right w:val="single" w:sz="4" w:space="0" w:color="5B9BD5" w:themeColor="accent1"/>
            </w:tcBorders>
          </w:tcPr>
          <w:p w14:paraId="6BB8D56C"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732" w:type="pct"/>
            <w:tcBorders>
              <w:left w:val="single" w:sz="4" w:space="0" w:color="5B9BD5" w:themeColor="accent1"/>
            </w:tcBorders>
          </w:tcPr>
          <w:p w14:paraId="2CE08C8B"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731" w:type="pct"/>
          </w:tcPr>
          <w:p w14:paraId="3D7C7129"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731" w:type="pct"/>
          </w:tcPr>
          <w:p w14:paraId="6A0E025E" w14:textId="77777777" w:rsidR="00143B20" w:rsidRPr="001B67E7" w:rsidRDefault="00143B20" w:rsidP="001B67E7">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r>
      <w:tr w:rsidR="00143B20" w14:paraId="75B2D80B" w14:textId="77777777" w:rsidTr="001B67E7">
        <w:tc>
          <w:tcPr>
            <w:cnfStyle w:val="001000000000" w:firstRow="0" w:lastRow="0" w:firstColumn="1" w:lastColumn="0" w:oddVBand="0" w:evenVBand="0" w:oddHBand="0" w:evenHBand="0" w:firstRowFirstColumn="0" w:firstRowLastColumn="0" w:lastRowFirstColumn="0" w:lastRowLastColumn="0"/>
            <w:tcW w:w="613" w:type="pct"/>
            <w:vAlign w:val="center"/>
          </w:tcPr>
          <w:p w14:paraId="0E67DB27" w14:textId="77777777" w:rsidR="00143B20" w:rsidRDefault="00143B20" w:rsidP="001B67E7">
            <w:pPr>
              <w:rPr>
                <w:lang w:val="en-GB"/>
              </w:rPr>
            </w:pPr>
            <w:r>
              <w:rPr>
                <w:lang w:val="en-GB"/>
              </w:rPr>
              <w:t>Root</w:t>
            </w:r>
          </w:p>
        </w:tc>
        <w:tc>
          <w:tcPr>
            <w:tcW w:w="732" w:type="pct"/>
          </w:tcPr>
          <w:p w14:paraId="414F2CED"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0.098</w:t>
            </w:r>
          </w:p>
        </w:tc>
        <w:tc>
          <w:tcPr>
            <w:tcW w:w="731" w:type="pct"/>
          </w:tcPr>
          <w:p w14:paraId="157B5E10"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0.529</w:t>
            </w:r>
          </w:p>
        </w:tc>
        <w:tc>
          <w:tcPr>
            <w:tcW w:w="731" w:type="pct"/>
            <w:tcBorders>
              <w:right w:val="single" w:sz="4" w:space="0" w:color="5B9BD5" w:themeColor="accent1"/>
            </w:tcBorders>
          </w:tcPr>
          <w:p w14:paraId="38D436BF"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0.373</w:t>
            </w:r>
          </w:p>
        </w:tc>
        <w:tc>
          <w:tcPr>
            <w:tcW w:w="732" w:type="pct"/>
            <w:tcBorders>
              <w:left w:val="single" w:sz="4" w:space="0" w:color="5B9BD5" w:themeColor="accent1"/>
            </w:tcBorders>
          </w:tcPr>
          <w:p w14:paraId="40451A4C"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0.610</w:t>
            </w:r>
          </w:p>
        </w:tc>
        <w:tc>
          <w:tcPr>
            <w:tcW w:w="731" w:type="pct"/>
          </w:tcPr>
          <w:p w14:paraId="360EB871"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0.346</w:t>
            </w:r>
          </w:p>
        </w:tc>
        <w:tc>
          <w:tcPr>
            <w:tcW w:w="731" w:type="pct"/>
          </w:tcPr>
          <w:p w14:paraId="6DC690ED"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0.044</w:t>
            </w:r>
          </w:p>
        </w:tc>
      </w:tr>
      <w:tr w:rsidR="00143B20" w14:paraId="3F228C54" w14:textId="77777777" w:rsidTr="001B6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pct"/>
            <w:vAlign w:val="center"/>
          </w:tcPr>
          <w:p w14:paraId="69171940" w14:textId="77777777" w:rsidR="00143B20" w:rsidRDefault="00143B20" w:rsidP="001B67E7">
            <w:pPr>
              <w:rPr>
                <w:lang w:val="en-GB"/>
              </w:rPr>
            </w:pPr>
            <w:r>
              <w:rPr>
                <w:lang w:val="en-GB"/>
              </w:rPr>
              <w:t>G+A</w:t>
            </w:r>
          </w:p>
        </w:tc>
        <w:tc>
          <w:tcPr>
            <w:tcW w:w="732" w:type="pct"/>
          </w:tcPr>
          <w:p w14:paraId="3630A4CF" w14:textId="77777777" w:rsidR="00143B20" w:rsidRDefault="00143B20" w:rsidP="001B67E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0.078</w:t>
            </w:r>
          </w:p>
        </w:tc>
        <w:tc>
          <w:tcPr>
            <w:tcW w:w="731" w:type="pct"/>
          </w:tcPr>
          <w:p w14:paraId="032F7D02" w14:textId="77777777" w:rsidR="00143B20" w:rsidRDefault="00143B20" w:rsidP="001B67E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0.875</w:t>
            </w:r>
          </w:p>
        </w:tc>
        <w:tc>
          <w:tcPr>
            <w:tcW w:w="731" w:type="pct"/>
            <w:tcBorders>
              <w:right w:val="single" w:sz="4" w:space="0" w:color="5B9BD5" w:themeColor="accent1"/>
            </w:tcBorders>
          </w:tcPr>
          <w:p w14:paraId="4FDB671B" w14:textId="77777777" w:rsidR="00143B20" w:rsidRDefault="00143B20" w:rsidP="001B67E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0.047</w:t>
            </w:r>
          </w:p>
        </w:tc>
        <w:tc>
          <w:tcPr>
            <w:tcW w:w="732" w:type="pct"/>
            <w:tcBorders>
              <w:left w:val="single" w:sz="4" w:space="0" w:color="5B9BD5" w:themeColor="accent1"/>
            </w:tcBorders>
          </w:tcPr>
          <w:p w14:paraId="2F0F4530" w14:textId="77777777" w:rsidR="00143B20" w:rsidRDefault="00143B20" w:rsidP="001B67E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0.647</w:t>
            </w:r>
          </w:p>
        </w:tc>
        <w:tc>
          <w:tcPr>
            <w:tcW w:w="731" w:type="pct"/>
          </w:tcPr>
          <w:p w14:paraId="77DE0CC3" w14:textId="77777777" w:rsidR="00143B20" w:rsidRDefault="00143B20" w:rsidP="001B67E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0.351</w:t>
            </w:r>
          </w:p>
        </w:tc>
        <w:tc>
          <w:tcPr>
            <w:tcW w:w="731" w:type="pct"/>
          </w:tcPr>
          <w:p w14:paraId="1C9C9C3D" w14:textId="77777777" w:rsidR="00143B20" w:rsidRDefault="00143B20" w:rsidP="001B67E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0.002</w:t>
            </w:r>
          </w:p>
        </w:tc>
      </w:tr>
      <w:tr w:rsidR="00143B20" w14:paraId="4C94367C" w14:textId="77777777" w:rsidTr="001B67E7">
        <w:tc>
          <w:tcPr>
            <w:cnfStyle w:val="001000000000" w:firstRow="0" w:lastRow="0" w:firstColumn="1" w:lastColumn="0" w:oddVBand="0" w:evenVBand="0" w:oddHBand="0" w:evenHBand="0" w:firstRowFirstColumn="0" w:firstRowLastColumn="0" w:lastRowFirstColumn="0" w:lastRowLastColumn="0"/>
            <w:tcW w:w="613" w:type="pct"/>
            <w:vAlign w:val="center"/>
          </w:tcPr>
          <w:p w14:paraId="2B6E46E3" w14:textId="77777777" w:rsidR="00143B20" w:rsidRDefault="00143B20" w:rsidP="001B67E7">
            <w:pPr>
              <w:rPr>
                <w:lang w:val="en-GB"/>
              </w:rPr>
            </w:pPr>
            <w:r>
              <w:rPr>
                <w:lang w:val="en-GB"/>
              </w:rPr>
              <w:t>A</w:t>
            </w:r>
          </w:p>
        </w:tc>
        <w:tc>
          <w:tcPr>
            <w:tcW w:w="732" w:type="pct"/>
          </w:tcPr>
          <w:p w14:paraId="40A23A2C"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0.093</w:t>
            </w:r>
          </w:p>
        </w:tc>
        <w:tc>
          <w:tcPr>
            <w:tcW w:w="731" w:type="pct"/>
          </w:tcPr>
          <w:p w14:paraId="2A9E7D4E"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0.874</w:t>
            </w:r>
          </w:p>
        </w:tc>
        <w:tc>
          <w:tcPr>
            <w:tcW w:w="731" w:type="pct"/>
            <w:tcBorders>
              <w:right w:val="single" w:sz="4" w:space="0" w:color="5B9BD5" w:themeColor="accent1"/>
            </w:tcBorders>
          </w:tcPr>
          <w:p w14:paraId="1D39F294"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0.033</w:t>
            </w:r>
          </w:p>
        </w:tc>
        <w:tc>
          <w:tcPr>
            <w:tcW w:w="732" w:type="pct"/>
            <w:tcBorders>
              <w:left w:val="single" w:sz="4" w:space="0" w:color="5B9BD5" w:themeColor="accent1"/>
            </w:tcBorders>
          </w:tcPr>
          <w:p w14:paraId="531BD80E"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0.650</w:t>
            </w:r>
          </w:p>
        </w:tc>
        <w:tc>
          <w:tcPr>
            <w:tcW w:w="731" w:type="pct"/>
          </w:tcPr>
          <w:p w14:paraId="6E3C6514" w14:textId="77777777" w:rsidR="00143B20" w:rsidRDefault="00143B20" w:rsidP="001B67E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0.348</w:t>
            </w:r>
          </w:p>
        </w:tc>
        <w:tc>
          <w:tcPr>
            <w:tcW w:w="731" w:type="pct"/>
          </w:tcPr>
          <w:p w14:paraId="1DFEA1DC" w14:textId="77777777" w:rsidR="00143B20" w:rsidRDefault="00143B20" w:rsidP="001B67E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0.002</w:t>
            </w:r>
          </w:p>
        </w:tc>
      </w:tr>
    </w:tbl>
    <w:p w14:paraId="6CFB0A69" w14:textId="48A30DBD" w:rsidR="0039680D" w:rsidRDefault="001B67E7" w:rsidP="001B67E7">
      <w:pPr>
        <w:pStyle w:val="Caption"/>
        <w:rPr>
          <w:i w:val="0"/>
          <w:lang w:val="en-GB"/>
        </w:rPr>
      </w:pPr>
      <w:bookmarkStart w:id="50" w:name="_Ref496204327"/>
      <w:r w:rsidRPr="001B67E7">
        <w:rPr>
          <w:b/>
          <w:lang w:val="en-GB"/>
        </w:rPr>
        <w:lastRenderedPageBreak/>
        <w:t xml:space="preserve">Table </w:t>
      </w:r>
      <w:r w:rsidR="003E378F">
        <w:rPr>
          <w:b/>
          <w:lang w:val="en-GB"/>
        </w:rPr>
        <w:fldChar w:fldCharType="begin"/>
      </w:r>
      <w:r w:rsidR="003E378F">
        <w:rPr>
          <w:b/>
          <w:lang w:val="en-GB"/>
        </w:rPr>
        <w:instrText xml:space="preserve"> SEQ Table \* ARABIC </w:instrText>
      </w:r>
      <w:r w:rsidR="003E378F">
        <w:rPr>
          <w:b/>
          <w:lang w:val="en-GB"/>
        </w:rPr>
        <w:fldChar w:fldCharType="separate"/>
      </w:r>
      <w:r w:rsidR="007B0197">
        <w:rPr>
          <w:b/>
          <w:noProof/>
          <w:lang w:val="en-GB"/>
        </w:rPr>
        <w:t>5</w:t>
      </w:r>
      <w:r w:rsidR="003E378F">
        <w:rPr>
          <w:b/>
          <w:lang w:val="en-GB"/>
        </w:rPr>
        <w:fldChar w:fldCharType="end"/>
      </w:r>
      <w:bookmarkEnd w:id="50"/>
      <w:r w:rsidRPr="001B67E7">
        <w:rPr>
          <w:lang w:val="en-GB"/>
        </w:rPr>
        <w:t xml:space="preserve">: </w:t>
      </w:r>
      <w:r>
        <w:rPr>
          <w:i w:val="0"/>
          <w:lang w:val="en-GB"/>
        </w:rPr>
        <w:t>Results of the model averaging analyses.</w:t>
      </w:r>
    </w:p>
    <w:p w14:paraId="75CB5667" w14:textId="0FB0C343" w:rsidR="00E848E3" w:rsidRDefault="001B67E7" w:rsidP="007F2156">
      <w:pPr>
        <w:jc w:val="both"/>
        <w:rPr>
          <w:lang w:val="en-GB"/>
        </w:rPr>
      </w:pPr>
      <w:r>
        <w:rPr>
          <w:lang w:val="en-GB"/>
        </w:rPr>
        <w:t xml:space="preserve">These results (in particular the BMA) show that </w:t>
      </w:r>
      <w:r w:rsidR="00B12399">
        <w:rPr>
          <w:lang w:val="en-GB"/>
        </w:rPr>
        <w:t>the</w:t>
      </w:r>
      <w:r w:rsidR="00A7278B">
        <w:rPr>
          <w:lang w:val="en-GB"/>
        </w:rPr>
        <w:t xml:space="preserve"> data</w:t>
      </w:r>
      <w:r w:rsidR="00B12399">
        <w:rPr>
          <w:lang w:val="en-GB"/>
        </w:rPr>
        <w:t>,</w:t>
      </w:r>
      <w:r>
        <w:rPr>
          <w:lang w:val="en-GB"/>
        </w:rPr>
        <w:t xml:space="preserve"> </w:t>
      </w:r>
      <w:r w:rsidR="00B12399">
        <w:rPr>
          <w:lang w:val="en-GB"/>
        </w:rPr>
        <w:t>on its own,</w:t>
      </w:r>
      <w:r>
        <w:rPr>
          <w:lang w:val="en-GB"/>
        </w:rPr>
        <w:t xml:space="preserve"> does not give a definitive answer </w:t>
      </w:r>
      <w:r w:rsidR="00B12399">
        <w:rPr>
          <w:lang w:val="en-GB"/>
        </w:rPr>
        <w:t xml:space="preserve">to whether any of the ancestors </w:t>
      </w:r>
      <w:r w:rsidR="0015236F">
        <w:rPr>
          <w:lang w:val="en-GB"/>
        </w:rPr>
        <w:t>we are interested in</w:t>
      </w:r>
      <w:r w:rsidR="00B12399">
        <w:rPr>
          <w:lang w:val="en-GB"/>
        </w:rPr>
        <w:t xml:space="preserve"> </w:t>
      </w:r>
      <w:r w:rsidR="00FB4F4D">
        <w:rPr>
          <w:lang w:val="en-GB"/>
        </w:rPr>
        <w:t xml:space="preserve">inhabited </w:t>
      </w:r>
      <w:r w:rsidR="00B12399">
        <w:rPr>
          <w:lang w:val="en-GB"/>
        </w:rPr>
        <w:t>in a freshwater or marine environment.</w:t>
      </w:r>
      <w:r w:rsidR="00E848E3">
        <w:rPr>
          <w:lang w:val="en-GB"/>
        </w:rPr>
        <w:t xml:space="preserve"> The complete ancestral state reconstruction plots for these model averages are available </w:t>
      </w:r>
      <w:r w:rsidR="00B62F99">
        <w:rPr>
          <w:lang w:val="en-GB"/>
        </w:rPr>
        <w:t xml:space="preserve">from </w:t>
      </w:r>
      <w:r w:rsidR="00C54AFB">
        <w:fldChar w:fldCharType="begin"/>
      </w:r>
      <w:r w:rsidR="00C54AFB" w:rsidRPr="00C54AFB">
        <w:rPr>
          <w:lang w:val="en-US"/>
          <w:rPrChange w:id="51" w:author="Giorgio Bianchini" w:date="2017-10-29T18:29:00Z">
            <w:rPr/>
          </w:rPrChange>
        </w:rPr>
        <w:instrText xml:space="preserve"> HYPERLINK "https://github.com/patrisan/Chloroplast_PNAS" </w:instrText>
      </w:r>
      <w:r w:rsidR="00C54AFB">
        <w:fldChar w:fldCharType="separate"/>
      </w:r>
      <w:r w:rsidR="00B62F99" w:rsidRPr="00BE1558">
        <w:rPr>
          <w:rStyle w:val="Hyperlink"/>
          <w:lang w:val="en-US"/>
        </w:rPr>
        <w:t>https://github.com/patrisan/Chloroplast_PNAS</w:t>
      </w:r>
      <w:r w:rsidR="00C54AFB">
        <w:rPr>
          <w:rStyle w:val="Hyperlink"/>
          <w:lang w:val="en-US"/>
        </w:rPr>
        <w:fldChar w:fldCharType="end"/>
      </w:r>
      <w:r w:rsidR="00E848E3">
        <w:rPr>
          <w:lang w:val="en-GB"/>
        </w:rPr>
        <w:t>.</w:t>
      </w:r>
    </w:p>
    <w:p w14:paraId="14BE9BCA" w14:textId="37E9852D" w:rsidR="007F2156" w:rsidRPr="007F2156" w:rsidRDefault="007F2156" w:rsidP="007F2156">
      <w:pPr>
        <w:jc w:val="both"/>
        <w:rPr>
          <w:lang w:val="en-GB"/>
        </w:rPr>
      </w:pPr>
      <w:r w:rsidRPr="007F2156">
        <w:rPr>
          <w:lang w:val="en-GB"/>
        </w:rPr>
        <w:t>To reach a conclusion on the matter</w:t>
      </w:r>
      <w:r w:rsidR="00FB4FED">
        <w:rPr>
          <w:lang w:val="en-GB"/>
        </w:rPr>
        <w:t>,</w:t>
      </w:r>
      <w:r w:rsidRPr="007F2156">
        <w:rPr>
          <w:lang w:val="en-GB"/>
        </w:rPr>
        <w:t xml:space="preserve"> </w:t>
      </w:r>
      <w:r>
        <w:rPr>
          <w:lang w:val="en-GB"/>
        </w:rPr>
        <w:t xml:space="preserve">it is thus </w:t>
      </w:r>
      <w:r w:rsidR="00DC06BA">
        <w:rPr>
          <w:lang w:val="en-GB"/>
        </w:rPr>
        <w:t>essential</w:t>
      </w:r>
      <w:r w:rsidR="00DC06BA" w:rsidRPr="007F2156">
        <w:rPr>
          <w:lang w:val="en-GB"/>
        </w:rPr>
        <w:t xml:space="preserve"> </w:t>
      </w:r>
      <w:r w:rsidRPr="007F2156">
        <w:rPr>
          <w:lang w:val="en-GB"/>
        </w:rPr>
        <w:t>to take into account biological inform</w:t>
      </w:r>
      <w:r>
        <w:rPr>
          <w:lang w:val="en-GB"/>
        </w:rPr>
        <w:t xml:space="preserve">ation about the process that we are </w:t>
      </w:r>
      <w:r w:rsidR="00E114FE">
        <w:rPr>
          <w:lang w:val="en-GB"/>
        </w:rPr>
        <w:t>studying</w:t>
      </w:r>
      <w:r>
        <w:rPr>
          <w:lang w:val="en-GB"/>
        </w:rPr>
        <w:t xml:space="preserve">. </w:t>
      </w:r>
      <w:r w:rsidR="00B259D9">
        <w:rPr>
          <w:lang w:val="en-GB"/>
        </w:rPr>
        <w:t>Few studies have</w:t>
      </w:r>
      <w:r w:rsidR="00846BFB">
        <w:rPr>
          <w:lang w:val="en-GB"/>
        </w:rPr>
        <w:t xml:space="preserve"> looked at</w:t>
      </w:r>
      <w:r>
        <w:rPr>
          <w:lang w:val="en-GB"/>
        </w:rPr>
        <w:t xml:space="preserve"> </w:t>
      </w:r>
      <w:r w:rsidR="00846BFB">
        <w:rPr>
          <w:lang w:val="en-GB"/>
        </w:rPr>
        <w:t xml:space="preserve">transitions </w:t>
      </w:r>
      <w:r w:rsidR="008324DA">
        <w:rPr>
          <w:lang w:val="en-GB"/>
        </w:rPr>
        <w:t xml:space="preserve">between </w:t>
      </w:r>
      <w:r w:rsidR="001E0909">
        <w:rPr>
          <w:lang w:val="en-GB"/>
        </w:rPr>
        <w:t xml:space="preserve">freshwater </w:t>
      </w:r>
      <w:r w:rsidR="001E0909">
        <w:rPr>
          <w:rFonts w:cstheme="minorHAnsi"/>
          <w:lang w:val="en-GB"/>
        </w:rPr>
        <w:t xml:space="preserve">↔ </w:t>
      </w:r>
      <w:r>
        <w:rPr>
          <w:lang w:val="en-GB"/>
        </w:rPr>
        <w:t>marine</w:t>
      </w:r>
      <w:r w:rsidR="00EC6FEF">
        <w:rPr>
          <w:lang w:val="en-GB"/>
        </w:rPr>
        <w:t xml:space="preserve"> habitats</w:t>
      </w:r>
      <w:r w:rsidR="00317F9A">
        <w:rPr>
          <w:lang w:val="en-GB"/>
        </w:rPr>
        <w:t>,</w:t>
      </w:r>
      <w:r>
        <w:rPr>
          <w:lang w:val="en-GB"/>
        </w:rPr>
        <w:t xml:space="preserve"> </w:t>
      </w:r>
      <w:proofErr w:type="spellStart"/>
      <w:r>
        <w:rPr>
          <w:lang w:val="en-GB"/>
        </w:rPr>
        <w:t>Logares</w:t>
      </w:r>
      <w:proofErr w:type="spellEnd"/>
      <w:r>
        <w:rPr>
          <w:lang w:val="en-GB"/>
        </w:rPr>
        <w:t xml:space="preserve"> et al. </w:t>
      </w:r>
      <w:sdt>
        <w:sdtPr>
          <w:rPr>
            <w:lang w:val="en-GB"/>
          </w:rPr>
          <w:id w:val="929394684"/>
          <w:citation/>
        </w:sdtPr>
        <w:sdtContent>
          <w:r>
            <w:rPr>
              <w:lang w:val="en-GB"/>
            </w:rPr>
            <w:fldChar w:fldCharType="begin"/>
          </w:r>
          <w:r w:rsidRPr="005C7CCE">
            <w:rPr>
              <w:lang w:val="en-US"/>
            </w:rPr>
            <w:instrText xml:space="preserve"> CITATION Log091 \l 1040 </w:instrText>
          </w:r>
          <w:r>
            <w:rPr>
              <w:lang w:val="en-GB"/>
            </w:rPr>
            <w:fldChar w:fldCharType="separate"/>
          </w:r>
          <w:r w:rsidRPr="007F2156">
            <w:rPr>
              <w:noProof/>
              <w:lang w:val="en-GB"/>
            </w:rPr>
            <w:t>[6]</w:t>
          </w:r>
          <w:r>
            <w:rPr>
              <w:lang w:val="en-GB"/>
            </w:rPr>
            <w:fldChar w:fldCharType="end"/>
          </w:r>
        </w:sdtContent>
      </w:sdt>
      <w:r>
        <w:rPr>
          <w:lang w:val="en-GB"/>
        </w:rPr>
        <w:t xml:space="preserve"> noted that transitions across salinity barriers in the microbial world </w:t>
      </w:r>
      <w:r w:rsidR="00CC2E99">
        <w:rPr>
          <w:lang w:val="en-GB"/>
        </w:rPr>
        <w:t>are</w:t>
      </w:r>
      <w:r w:rsidR="00935D13">
        <w:rPr>
          <w:lang w:val="en-GB"/>
        </w:rPr>
        <w:t xml:space="preserve"> likely</w:t>
      </w:r>
      <w:r>
        <w:rPr>
          <w:lang w:val="en-GB"/>
        </w:rPr>
        <w:t xml:space="preserve"> infrequent. </w:t>
      </w:r>
      <w:r w:rsidR="002E05F2">
        <w:rPr>
          <w:lang w:val="en-GB"/>
        </w:rPr>
        <w:t xml:space="preserve">In </w:t>
      </w:r>
      <w:r w:rsidR="00EC6FEF">
        <w:rPr>
          <w:lang w:val="en-GB"/>
        </w:rPr>
        <w:t xml:space="preserve">order </w:t>
      </w:r>
      <w:r w:rsidR="002E05F2">
        <w:rPr>
          <w:lang w:val="en-GB"/>
        </w:rPr>
        <w:t>to</w:t>
      </w:r>
      <w:r w:rsidRPr="007F2156">
        <w:rPr>
          <w:lang w:val="en-GB"/>
        </w:rPr>
        <w:t xml:space="preserve"> include this insight in our analysis</w:t>
      </w:r>
      <w:r w:rsidR="00EC6FEF">
        <w:rPr>
          <w:lang w:val="en-GB"/>
        </w:rPr>
        <w:t>,</w:t>
      </w:r>
      <w:r w:rsidRPr="007F2156">
        <w:rPr>
          <w:lang w:val="en-GB"/>
        </w:rPr>
        <w:t xml:space="preserve"> </w:t>
      </w:r>
      <w:r w:rsidR="00466FCD">
        <w:rPr>
          <w:lang w:val="en-GB"/>
        </w:rPr>
        <w:t xml:space="preserve">one could </w:t>
      </w:r>
      <w:r w:rsidR="00F10E2E">
        <w:rPr>
          <w:lang w:val="en-GB"/>
        </w:rPr>
        <w:t>apply</w:t>
      </w:r>
      <w:r w:rsidR="00F10E2E" w:rsidRPr="007F2156">
        <w:rPr>
          <w:lang w:val="en-GB"/>
        </w:rPr>
        <w:t xml:space="preserve"> </w:t>
      </w:r>
      <w:r w:rsidRPr="007F2156">
        <w:rPr>
          <w:lang w:val="en-GB"/>
        </w:rPr>
        <w:t>a strong prior on low transition rates.</w:t>
      </w:r>
    </w:p>
    <w:p w14:paraId="6F6B5D49" w14:textId="516AF2F6" w:rsidR="000A22E1" w:rsidRDefault="007F2156" w:rsidP="007F2156">
      <w:pPr>
        <w:jc w:val="both"/>
        <w:rPr>
          <w:lang w:val="en-GB"/>
        </w:rPr>
      </w:pPr>
      <w:r>
        <w:rPr>
          <w:lang w:val="en-GB"/>
        </w:rPr>
        <w:t xml:space="preserve">The </w:t>
      </w:r>
      <w:proofErr w:type="gramStart"/>
      <w:r w:rsidRPr="00680441">
        <w:rPr>
          <w:rFonts w:ascii="Courier New" w:hAnsi="Courier New" w:cs="Courier New"/>
          <w:lang w:val="en-GB"/>
        </w:rPr>
        <w:t>make.simmap</w:t>
      </w:r>
      <w:proofErr w:type="gramEnd"/>
      <w:r>
        <w:rPr>
          <w:lang w:val="en-GB"/>
        </w:rPr>
        <w:t xml:space="preserve"> function allows us to do so by using an </w:t>
      </w:r>
      <w:proofErr w:type="spellStart"/>
      <w:r w:rsidRPr="007F2156">
        <w:rPr>
          <w:rFonts w:ascii="Courier New" w:hAnsi="Courier New" w:cs="Courier New"/>
          <w:lang w:val="en-GB"/>
        </w:rPr>
        <w:t>mcmc</w:t>
      </w:r>
      <w:proofErr w:type="spellEnd"/>
      <w:r>
        <w:rPr>
          <w:lang w:val="en-GB"/>
        </w:rPr>
        <w:t xml:space="preserve"> to sample rate matrice</w:t>
      </w:r>
      <w:r w:rsidR="000A22E1">
        <w:rPr>
          <w:lang w:val="en-GB"/>
        </w:rPr>
        <w:t xml:space="preserve">s. In practice, this means that the program uses a Markov chain to sample rate matrices according to their posterior probability distribution (given the data) and one such sample is taken for each of the requested simulations (in our case, 1000) and used to reconstruct the ancestral states on the tree. The results are then averaged over all of the simulations. The prior distribution on the rate matrix can be specified using a beta distribution. To implement a strong prior on low transition rates, we used a beta distribution with parameters </w:t>
      </w:r>
      <w:r w:rsidR="000A22E1">
        <w:rPr>
          <w:rFonts w:cstheme="minorHAnsi"/>
          <w:lang w:val="en-GB"/>
        </w:rPr>
        <w:t>α</w:t>
      </w:r>
      <w:r w:rsidR="000A22E1">
        <w:rPr>
          <w:lang w:val="en-GB"/>
        </w:rPr>
        <w:t xml:space="preserve"> = </w:t>
      </w:r>
      <w:r w:rsidR="00061DA9">
        <w:rPr>
          <w:lang w:val="en-GB"/>
        </w:rPr>
        <w:t>1</w:t>
      </w:r>
      <w:r w:rsidR="000A22E1">
        <w:rPr>
          <w:lang w:val="en-GB"/>
        </w:rPr>
        <w:t xml:space="preserve"> and </w:t>
      </w:r>
      <w:r w:rsidR="000A22E1">
        <w:rPr>
          <w:rFonts w:cstheme="minorHAnsi"/>
          <w:lang w:val="en-GB"/>
        </w:rPr>
        <w:t>β</w:t>
      </w:r>
      <w:r w:rsidR="000A22E1">
        <w:rPr>
          <w:lang w:val="en-GB"/>
        </w:rPr>
        <w:t xml:space="preserve"> = </w:t>
      </w:r>
      <w:r w:rsidR="00B737DB">
        <w:rPr>
          <w:lang w:val="en-GB"/>
        </w:rPr>
        <w:t>4</w:t>
      </w:r>
      <w:r w:rsidR="00341E71">
        <w:rPr>
          <w:lang w:val="en-GB"/>
        </w:rPr>
        <w:t xml:space="preserve">00. The results are shown in </w:t>
      </w:r>
      <w:r w:rsidR="00341E71" w:rsidRPr="00341E71">
        <w:rPr>
          <w:rStyle w:val="IntenseReference"/>
        </w:rPr>
        <w:fldChar w:fldCharType="begin"/>
      </w:r>
      <w:r w:rsidR="00341E71" w:rsidRPr="00341E71">
        <w:rPr>
          <w:rStyle w:val="IntenseReference"/>
        </w:rPr>
        <w:instrText xml:space="preserve"> REF _Ref496283050 \h </w:instrText>
      </w:r>
      <w:r w:rsidR="00341E71">
        <w:rPr>
          <w:rStyle w:val="IntenseReference"/>
        </w:rPr>
        <w:instrText xml:space="preserve"> \* MERGEFORMAT </w:instrText>
      </w:r>
      <w:r w:rsidR="00341E71" w:rsidRPr="00341E71">
        <w:rPr>
          <w:rStyle w:val="IntenseReference"/>
        </w:rPr>
      </w:r>
      <w:r w:rsidR="00341E71" w:rsidRPr="00341E71">
        <w:rPr>
          <w:rStyle w:val="IntenseReference"/>
        </w:rPr>
        <w:fldChar w:fldCharType="separate"/>
      </w:r>
      <w:ins w:id="52" w:author="Giorgio Bianchini" w:date="2017-10-29T18:39:00Z">
        <w:r w:rsidR="007B0197" w:rsidRPr="007B0197">
          <w:rPr>
            <w:rStyle w:val="IntenseReference"/>
            <w:rPrChange w:id="53" w:author="Giorgio Bianchini" w:date="2017-10-29T18:39:00Z">
              <w:rPr>
                <w:b/>
                <w:lang w:val="en-GB"/>
              </w:rPr>
            </w:rPrChange>
          </w:rPr>
          <w:t xml:space="preserve">Table </w:t>
        </w:r>
        <w:r w:rsidR="007B0197" w:rsidRPr="007B0197">
          <w:rPr>
            <w:rStyle w:val="IntenseReference"/>
            <w:rPrChange w:id="54" w:author="Giorgio Bianchini" w:date="2017-10-29T18:39:00Z">
              <w:rPr>
                <w:b/>
                <w:noProof/>
                <w:lang w:val="en-GB"/>
              </w:rPr>
            </w:rPrChange>
          </w:rPr>
          <w:t>6</w:t>
        </w:r>
      </w:ins>
      <w:del w:id="55" w:author="Giorgio Bianchini" w:date="2017-10-29T18:39:00Z">
        <w:r w:rsidR="002A10E6" w:rsidRPr="000F7D59" w:rsidDel="007B0197">
          <w:rPr>
            <w:rStyle w:val="IntenseReference"/>
          </w:rPr>
          <w:delText>Table 6</w:delText>
        </w:r>
      </w:del>
      <w:r w:rsidR="00341E71" w:rsidRPr="00341E71">
        <w:rPr>
          <w:rStyle w:val="IntenseReference"/>
        </w:rPr>
        <w:fldChar w:fldCharType="end"/>
      </w:r>
      <w:r w:rsidR="000A22E1">
        <w:rPr>
          <w:lang w:val="en-GB"/>
        </w:rPr>
        <w:t>.</w:t>
      </w:r>
    </w:p>
    <w:tbl>
      <w:tblPr>
        <w:tblStyle w:val="ListTable4-Accent11"/>
        <w:tblW w:w="5000" w:type="pct"/>
        <w:tblLook w:val="04A0" w:firstRow="1" w:lastRow="0" w:firstColumn="1" w:lastColumn="0" w:noHBand="0" w:noVBand="1"/>
      </w:tblPr>
      <w:tblGrid>
        <w:gridCol w:w="841"/>
        <w:gridCol w:w="1003"/>
        <w:gridCol w:w="1001"/>
        <w:gridCol w:w="1001"/>
        <w:gridCol w:w="1003"/>
        <w:gridCol w:w="1001"/>
        <w:gridCol w:w="1001"/>
        <w:gridCol w:w="1001"/>
        <w:gridCol w:w="1001"/>
        <w:gridCol w:w="1001"/>
      </w:tblGrid>
      <w:tr w:rsidR="00955787" w14:paraId="0CFF1CE4" w14:textId="77777777" w:rsidTr="00955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val="restart"/>
          </w:tcPr>
          <w:p w14:paraId="04E6AF9C" w14:textId="77777777" w:rsidR="00955787" w:rsidRDefault="00955787" w:rsidP="005C7CCE">
            <w:pPr>
              <w:jc w:val="both"/>
              <w:rPr>
                <w:lang w:val="en-GB"/>
              </w:rPr>
            </w:pPr>
          </w:p>
        </w:tc>
        <w:tc>
          <w:tcPr>
            <w:tcW w:w="4574" w:type="pct"/>
            <w:gridSpan w:val="9"/>
          </w:tcPr>
          <w:p w14:paraId="20EBB157" w14:textId="77777777" w:rsidR="00955787" w:rsidRDefault="00955787" w:rsidP="005C7CC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Model</w:t>
            </w:r>
          </w:p>
        </w:tc>
      </w:tr>
      <w:tr w:rsidR="00645FF8" w:rsidRPr="001B67E7" w14:paraId="5C694FF6" w14:textId="77777777" w:rsidTr="00645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tcPr>
          <w:p w14:paraId="320418D7" w14:textId="77777777" w:rsidR="00645FF8" w:rsidRDefault="00645FF8" w:rsidP="005C7CCE">
            <w:pPr>
              <w:jc w:val="both"/>
              <w:rPr>
                <w:lang w:val="en-GB"/>
              </w:rPr>
            </w:pPr>
          </w:p>
        </w:tc>
        <w:tc>
          <w:tcPr>
            <w:tcW w:w="1525" w:type="pct"/>
            <w:gridSpan w:val="3"/>
            <w:tcBorders>
              <w:bottom w:val="single" w:sz="4" w:space="0" w:color="9CC2E5" w:themeColor="accent1" w:themeTint="99"/>
              <w:right w:val="single" w:sz="4" w:space="0" w:color="9CC2E5" w:themeColor="accent1" w:themeTint="99"/>
            </w:tcBorders>
            <w:shd w:val="clear" w:color="auto" w:fill="5B9BD5" w:themeFill="accent1"/>
          </w:tcPr>
          <w:p w14:paraId="6239CAEB" w14:textId="77777777" w:rsidR="00645FF8" w:rsidRPr="001B67E7" w:rsidRDefault="00645FF8" w:rsidP="005C7CC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Pr>
                <w:b/>
                <w:color w:val="FFFFFF" w:themeColor="background1"/>
                <w:lang w:val="en-GB"/>
              </w:rPr>
              <w:t>ER</w:t>
            </w:r>
          </w:p>
        </w:tc>
        <w:tc>
          <w:tcPr>
            <w:tcW w:w="1525" w:type="pct"/>
            <w:gridSpan w:val="3"/>
            <w:tcBorders>
              <w:left w:val="single" w:sz="4" w:space="0" w:color="9CC2E5" w:themeColor="accent1" w:themeTint="99"/>
            </w:tcBorders>
            <w:shd w:val="clear" w:color="auto" w:fill="5B9BD5" w:themeFill="accent1"/>
          </w:tcPr>
          <w:p w14:paraId="5E2A78E7" w14:textId="77777777" w:rsidR="00645FF8" w:rsidRPr="001B67E7" w:rsidRDefault="00645FF8" w:rsidP="005C7CC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Pr>
                <w:b/>
                <w:color w:val="FFFFFF" w:themeColor="background1"/>
                <w:lang w:val="en-GB"/>
              </w:rPr>
              <w:t>ARD</w:t>
            </w:r>
          </w:p>
        </w:tc>
        <w:tc>
          <w:tcPr>
            <w:tcW w:w="1524" w:type="pct"/>
            <w:gridSpan w:val="3"/>
            <w:tcBorders>
              <w:left w:val="single" w:sz="4" w:space="0" w:color="9CC2E5" w:themeColor="accent1" w:themeTint="99"/>
            </w:tcBorders>
            <w:shd w:val="clear" w:color="auto" w:fill="5B9BD5" w:themeFill="accent1"/>
          </w:tcPr>
          <w:p w14:paraId="1E6D2676" w14:textId="77777777" w:rsidR="00645FF8" w:rsidRPr="001B67E7" w:rsidRDefault="00645FF8" w:rsidP="005C7CC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Pr>
                <w:b/>
                <w:color w:val="FFFFFF" w:themeColor="background1"/>
                <w:lang w:val="en-GB"/>
              </w:rPr>
              <w:t>SYM</w:t>
            </w:r>
          </w:p>
        </w:tc>
      </w:tr>
      <w:tr w:rsidR="00645FF8" w14:paraId="22381FCC" w14:textId="77777777" w:rsidTr="00645FF8">
        <w:trPr>
          <w:trHeight w:val="1393"/>
        </w:trPr>
        <w:tc>
          <w:tcPr>
            <w:cnfStyle w:val="001000000000" w:firstRow="0" w:lastRow="0" w:firstColumn="1" w:lastColumn="0" w:oddVBand="0" w:evenVBand="0" w:oddHBand="0" w:evenHBand="0" w:firstRowFirstColumn="0" w:firstRowLastColumn="0" w:lastRowFirstColumn="0" w:lastRowLastColumn="0"/>
            <w:tcW w:w="426" w:type="pct"/>
            <w:vAlign w:val="center"/>
          </w:tcPr>
          <w:p w14:paraId="4F2D7B11" w14:textId="77777777" w:rsidR="00645FF8" w:rsidRDefault="00645FF8" w:rsidP="005C7CCE">
            <w:pPr>
              <w:rPr>
                <w:lang w:val="en-GB"/>
              </w:rPr>
            </w:pPr>
            <w:r>
              <w:rPr>
                <w:lang w:val="en-GB"/>
              </w:rPr>
              <w:t>Mean Rates</w:t>
            </w:r>
          </w:p>
        </w:tc>
        <w:tc>
          <w:tcPr>
            <w:tcW w:w="1525" w:type="pct"/>
            <w:gridSpan w:val="3"/>
            <w:tcBorders>
              <w:righ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645FF8" w:rsidRPr="00EF6ACE" w14:paraId="4B4D0205" w14:textId="77777777" w:rsidTr="005C7CCE">
              <w:trPr>
                <w:jc w:val="center"/>
              </w:trPr>
              <w:tc>
                <w:tcPr>
                  <w:tcW w:w="0" w:type="auto"/>
                  <w:tcBorders>
                    <w:top w:val="nil"/>
                    <w:left w:val="nil"/>
                    <w:bottom w:val="nil"/>
                    <w:right w:val="nil"/>
                  </w:tcBorders>
                  <w:vAlign w:val="center"/>
                </w:tcPr>
                <w:p w14:paraId="1ED707D4" w14:textId="77777777" w:rsidR="00645FF8" w:rsidRPr="00EF6ACE" w:rsidRDefault="00645FF8" w:rsidP="00645FF8">
                  <w:pPr>
                    <w:jc w:val="center"/>
                    <w:rPr>
                      <w:rFonts w:ascii="Courier New" w:hAnsi="Courier New" w:cs="Courier New"/>
                      <w:lang w:val="en-GB"/>
                    </w:rPr>
                  </w:pPr>
                </w:p>
              </w:tc>
              <w:tc>
                <w:tcPr>
                  <w:tcW w:w="0" w:type="auto"/>
                  <w:tcBorders>
                    <w:top w:val="nil"/>
                    <w:left w:val="nil"/>
                    <w:right w:val="nil"/>
                  </w:tcBorders>
                  <w:vAlign w:val="center"/>
                </w:tcPr>
                <w:p w14:paraId="3A5422E3" w14:textId="77777777" w:rsidR="00645FF8" w:rsidRPr="00EF6ACE" w:rsidRDefault="00645FF8" w:rsidP="00645FF8">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48CB3442" w14:textId="77777777" w:rsidR="00645FF8" w:rsidRPr="00EF6ACE" w:rsidRDefault="00645FF8" w:rsidP="00645FF8">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36A0A0FE" w14:textId="77777777" w:rsidR="00645FF8" w:rsidRPr="00EF6ACE" w:rsidRDefault="00645FF8" w:rsidP="00645FF8">
                  <w:pPr>
                    <w:jc w:val="center"/>
                    <w:rPr>
                      <w:rFonts w:cstheme="minorHAnsi"/>
                      <w:lang w:val="en-GB"/>
                    </w:rPr>
                  </w:pPr>
                  <w:r w:rsidRPr="00EF6ACE">
                    <w:rPr>
                      <w:rFonts w:cstheme="minorHAnsi"/>
                      <w:lang w:val="en-GB"/>
                    </w:rPr>
                    <w:t>2</w:t>
                  </w:r>
                </w:p>
              </w:tc>
            </w:tr>
            <w:tr w:rsidR="00645FF8" w:rsidRPr="004C4514" w14:paraId="58AD63F5" w14:textId="77777777" w:rsidTr="005C7CCE">
              <w:trPr>
                <w:jc w:val="center"/>
              </w:trPr>
              <w:tc>
                <w:tcPr>
                  <w:tcW w:w="0" w:type="auto"/>
                  <w:tcBorders>
                    <w:top w:val="nil"/>
                    <w:left w:val="nil"/>
                    <w:bottom w:val="nil"/>
                  </w:tcBorders>
                  <w:vAlign w:val="center"/>
                </w:tcPr>
                <w:p w14:paraId="64535A2C" w14:textId="77777777" w:rsidR="00645FF8" w:rsidRPr="00EF6ACE" w:rsidRDefault="00645FF8" w:rsidP="00645FF8">
                  <w:pPr>
                    <w:jc w:val="center"/>
                    <w:rPr>
                      <w:rFonts w:cstheme="minorHAnsi"/>
                      <w:lang w:val="en-GB"/>
                    </w:rPr>
                  </w:pPr>
                  <w:r w:rsidRPr="00EF6ACE">
                    <w:rPr>
                      <w:rFonts w:cstheme="minorHAnsi"/>
                      <w:lang w:val="en-GB"/>
                    </w:rPr>
                    <w:t>0</w:t>
                  </w:r>
                </w:p>
              </w:tc>
              <w:tc>
                <w:tcPr>
                  <w:tcW w:w="0" w:type="auto"/>
                  <w:vAlign w:val="center"/>
                </w:tcPr>
                <w:p w14:paraId="6CB73A73" w14:textId="77777777" w:rsidR="00645FF8" w:rsidRPr="004C4514" w:rsidRDefault="00645FF8" w:rsidP="00862D75">
                  <w:pPr>
                    <w:jc w:val="center"/>
                    <w:rPr>
                      <w:sz w:val="18"/>
                    </w:rPr>
                  </w:pPr>
                  <w:r w:rsidRPr="004C4514">
                    <w:rPr>
                      <w:sz w:val="18"/>
                    </w:rPr>
                    <w:t>-0.</w:t>
                  </w:r>
                  <w:r w:rsidR="00862D75">
                    <w:rPr>
                      <w:sz w:val="18"/>
                    </w:rPr>
                    <w:t>092</w:t>
                  </w:r>
                </w:p>
              </w:tc>
              <w:tc>
                <w:tcPr>
                  <w:tcW w:w="0" w:type="auto"/>
                  <w:shd w:val="clear" w:color="auto" w:fill="DEEAF6" w:themeFill="accent1" w:themeFillTint="33"/>
                  <w:vAlign w:val="center"/>
                </w:tcPr>
                <w:p w14:paraId="4C4A4044" w14:textId="77777777" w:rsidR="00645FF8" w:rsidRPr="004C4514" w:rsidRDefault="00645FF8" w:rsidP="00862D75">
                  <w:pPr>
                    <w:jc w:val="center"/>
                    <w:rPr>
                      <w:sz w:val="18"/>
                    </w:rPr>
                  </w:pPr>
                  <w:r w:rsidRPr="004C4514">
                    <w:rPr>
                      <w:sz w:val="18"/>
                    </w:rPr>
                    <w:t>0.</w:t>
                  </w:r>
                  <w:r w:rsidR="00862D75">
                    <w:rPr>
                      <w:sz w:val="18"/>
                    </w:rPr>
                    <w:t>046</w:t>
                  </w:r>
                </w:p>
              </w:tc>
              <w:tc>
                <w:tcPr>
                  <w:tcW w:w="0" w:type="auto"/>
                  <w:shd w:val="clear" w:color="auto" w:fill="DEEAF6" w:themeFill="accent1" w:themeFillTint="33"/>
                  <w:vAlign w:val="center"/>
                </w:tcPr>
                <w:p w14:paraId="57905F85" w14:textId="77777777" w:rsidR="00645FF8" w:rsidRPr="004C4514" w:rsidRDefault="00645FF8" w:rsidP="00862D75">
                  <w:pPr>
                    <w:jc w:val="center"/>
                    <w:rPr>
                      <w:sz w:val="18"/>
                    </w:rPr>
                  </w:pPr>
                  <w:r w:rsidRPr="004C4514">
                    <w:rPr>
                      <w:sz w:val="18"/>
                    </w:rPr>
                    <w:t>0.</w:t>
                  </w:r>
                  <w:r w:rsidR="00862D75">
                    <w:rPr>
                      <w:sz w:val="18"/>
                    </w:rPr>
                    <w:t>046</w:t>
                  </w:r>
                </w:p>
              </w:tc>
            </w:tr>
            <w:tr w:rsidR="00645FF8" w:rsidRPr="004C4514" w14:paraId="12646B12" w14:textId="77777777" w:rsidTr="005C7CCE">
              <w:trPr>
                <w:jc w:val="center"/>
              </w:trPr>
              <w:tc>
                <w:tcPr>
                  <w:tcW w:w="0" w:type="auto"/>
                  <w:tcBorders>
                    <w:top w:val="nil"/>
                    <w:left w:val="nil"/>
                    <w:bottom w:val="nil"/>
                  </w:tcBorders>
                  <w:shd w:val="clear" w:color="auto" w:fill="auto"/>
                  <w:vAlign w:val="center"/>
                </w:tcPr>
                <w:p w14:paraId="0EE08466" w14:textId="77777777" w:rsidR="00645FF8" w:rsidRPr="00EF6ACE" w:rsidRDefault="00645FF8" w:rsidP="00645FF8">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56440117" w14:textId="77777777" w:rsidR="00645FF8" w:rsidRPr="004C4514" w:rsidRDefault="00645FF8" w:rsidP="00862D75">
                  <w:pPr>
                    <w:jc w:val="center"/>
                    <w:rPr>
                      <w:sz w:val="18"/>
                    </w:rPr>
                  </w:pPr>
                  <w:r w:rsidRPr="004C4514">
                    <w:rPr>
                      <w:sz w:val="18"/>
                    </w:rPr>
                    <w:t>0.</w:t>
                  </w:r>
                  <w:r w:rsidR="00862D75">
                    <w:rPr>
                      <w:sz w:val="18"/>
                    </w:rPr>
                    <w:t>046</w:t>
                  </w:r>
                </w:p>
              </w:tc>
              <w:tc>
                <w:tcPr>
                  <w:tcW w:w="0" w:type="auto"/>
                  <w:vAlign w:val="center"/>
                </w:tcPr>
                <w:p w14:paraId="09EAA680" w14:textId="77777777" w:rsidR="00645FF8" w:rsidRPr="004C4514" w:rsidRDefault="00645FF8" w:rsidP="00862D75">
                  <w:pPr>
                    <w:jc w:val="center"/>
                    <w:rPr>
                      <w:sz w:val="18"/>
                    </w:rPr>
                  </w:pPr>
                  <w:r w:rsidRPr="004C4514">
                    <w:rPr>
                      <w:sz w:val="18"/>
                    </w:rPr>
                    <w:t>-0.</w:t>
                  </w:r>
                  <w:r w:rsidR="00862D75">
                    <w:rPr>
                      <w:sz w:val="18"/>
                    </w:rPr>
                    <w:t>092</w:t>
                  </w:r>
                </w:p>
              </w:tc>
              <w:tc>
                <w:tcPr>
                  <w:tcW w:w="0" w:type="auto"/>
                  <w:shd w:val="clear" w:color="auto" w:fill="DEEAF6" w:themeFill="accent1" w:themeFillTint="33"/>
                  <w:vAlign w:val="center"/>
                </w:tcPr>
                <w:p w14:paraId="0A02397F" w14:textId="77777777" w:rsidR="00645FF8" w:rsidRPr="004C4514" w:rsidRDefault="00645FF8" w:rsidP="00862D75">
                  <w:pPr>
                    <w:jc w:val="center"/>
                    <w:rPr>
                      <w:sz w:val="18"/>
                    </w:rPr>
                  </w:pPr>
                  <w:r w:rsidRPr="004C4514">
                    <w:rPr>
                      <w:sz w:val="18"/>
                    </w:rPr>
                    <w:t>0.</w:t>
                  </w:r>
                  <w:r w:rsidR="00862D75">
                    <w:rPr>
                      <w:sz w:val="18"/>
                    </w:rPr>
                    <w:t>046</w:t>
                  </w:r>
                </w:p>
              </w:tc>
            </w:tr>
            <w:tr w:rsidR="00645FF8" w:rsidRPr="004C4514" w14:paraId="21322B47" w14:textId="77777777" w:rsidTr="005C7CCE">
              <w:trPr>
                <w:jc w:val="center"/>
              </w:trPr>
              <w:tc>
                <w:tcPr>
                  <w:tcW w:w="0" w:type="auto"/>
                  <w:tcBorders>
                    <w:top w:val="nil"/>
                    <w:left w:val="nil"/>
                    <w:bottom w:val="nil"/>
                  </w:tcBorders>
                  <w:shd w:val="clear" w:color="auto" w:fill="auto"/>
                  <w:vAlign w:val="center"/>
                </w:tcPr>
                <w:p w14:paraId="316C5247" w14:textId="77777777" w:rsidR="00645FF8" w:rsidRPr="00EF6ACE" w:rsidRDefault="00645FF8" w:rsidP="00645FF8">
                  <w:pPr>
                    <w:jc w:val="center"/>
                    <w:rPr>
                      <w:rFonts w:cstheme="minorHAnsi"/>
                      <w:lang w:val="en-GB"/>
                    </w:rPr>
                  </w:pPr>
                  <w:r w:rsidRPr="00EF6ACE">
                    <w:rPr>
                      <w:rFonts w:cstheme="minorHAnsi"/>
                      <w:lang w:val="en-GB"/>
                    </w:rPr>
                    <w:t>2</w:t>
                  </w:r>
                </w:p>
              </w:tc>
              <w:tc>
                <w:tcPr>
                  <w:tcW w:w="0" w:type="auto"/>
                  <w:shd w:val="clear" w:color="auto" w:fill="DEEAF6" w:themeFill="accent1" w:themeFillTint="33"/>
                  <w:vAlign w:val="center"/>
                </w:tcPr>
                <w:p w14:paraId="239D453D" w14:textId="77777777" w:rsidR="00645FF8" w:rsidRPr="004C4514" w:rsidRDefault="00645FF8" w:rsidP="00862D75">
                  <w:pPr>
                    <w:jc w:val="center"/>
                    <w:rPr>
                      <w:sz w:val="18"/>
                    </w:rPr>
                  </w:pPr>
                  <w:r w:rsidRPr="004C4514">
                    <w:rPr>
                      <w:sz w:val="18"/>
                    </w:rPr>
                    <w:t>0.</w:t>
                  </w:r>
                  <w:r w:rsidR="00862D75">
                    <w:rPr>
                      <w:sz w:val="18"/>
                    </w:rPr>
                    <w:t>046</w:t>
                  </w:r>
                </w:p>
              </w:tc>
              <w:tc>
                <w:tcPr>
                  <w:tcW w:w="0" w:type="auto"/>
                  <w:shd w:val="clear" w:color="auto" w:fill="DEEAF6" w:themeFill="accent1" w:themeFillTint="33"/>
                  <w:vAlign w:val="center"/>
                </w:tcPr>
                <w:p w14:paraId="6375E7A9" w14:textId="77777777" w:rsidR="00645FF8" w:rsidRPr="004C4514" w:rsidRDefault="00645FF8" w:rsidP="00862D75">
                  <w:pPr>
                    <w:jc w:val="center"/>
                    <w:rPr>
                      <w:sz w:val="18"/>
                    </w:rPr>
                  </w:pPr>
                  <w:r w:rsidRPr="004C4514">
                    <w:rPr>
                      <w:sz w:val="18"/>
                    </w:rPr>
                    <w:t>0.</w:t>
                  </w:r>
                  <w:r w:rsidR="00862D75">
                    <w:rPr>
                      <w:sz w:val="18"/>
                    </w:rPr>
                    <w:t>046</w:t>
                  </w:r>
                </w:p>
              </w:tc>
              <w:tc>
                <w:tcPr>
                  <w:tcW w:w="0" w:type="auto"/>
                  <w:vAlign w:val="center"/>
                </w:tcPr>
                <w:p w14:paraId="3D452892" w14:textId="77777777" w:rsidR="00645FF8" w:rsidRPr="004C4514" w:rsidRDefault="00645FF8" w:rsidP="00862D75">
                  <w:pPr>
                    <w:jc w:val="center"/>
                    <w:rPr>
                      <w:sz w:val="18"/>
                    </w:rPr>
                  </w:pPr>
                  <w:r w:rsidRPr="004C4514">
                    <w:rPr>
                      <w:sz w:val="18"/>
                    </w:rPr>
                    <w:t>-0.</w:t>
                  </w:r>
                  <w:r w:rsidR="00862D75">
                    <w:rPr>
                      <w:sz w:val="18"/>
                    </w:rPr>
                    <w:t>092</w:t>
                  </w:r>
                </w:p>
              </w:tc>
            </w:tr>
          </w:tbl>
          <w:p w14:paraId="1CB30C26" w14:textId="77777777" w:rsidR="00645FF8" w:rsidRDefault="00645FF8" w:rsidP="005C7CCE">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525" w:type="pct"/>
            <w:gridSpan w:val="3"/>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645FF8" w:rsidRPr="00EF6ACE" w14:paraId="586EEF90" w14:textId="77777777" w:rsidTr="005C7CCE">
              <w:trPr>
                <w:jc w:val="center"/>
              </w:trPr>
              <w:tc>
                <w:tcPr>
                  <w:tcW w:w="0" w:type="auto"/>
                  <w:tcBorders>
                    <w:top w:val="nil"/>
                    <w:left w:val="nil"/>
                    <w:bottom w:val="nil"/>
                    <w:right w:val="nil"/>
                  </w:tcBorders>
                  <w:vAlign w:val="center"/>
                </w:tcPr>
                <w:p w14:paraId="1BE5E0FA" w14:textId="77777777" w:rsidR="00645FF8" w:rsidRPr="00EF6ACE" w:rsidRDefault="00645FF8" w:rsidP="00645FF8">
                  <w:pPr>
                    <w:jc w:val="center"/>
                    <w:rPr>
                      <w:rFonts w:ascii="Courier New" w:hAnsi="Courier New" w:cs="Courier New"/>
                      <w:lang w:val="en-GB"/>
                    </w:rPr>
                  </w:pPr>
                </w:p>
              </w:tc>
              <w:tc>
                <w:tcPr>
                  <w:tcW w:w="0" w:type="auto"/>
                  <w:tcBorders>
                    <w:top w:val="nil"/>
                    <w:left w:val="nil"/>
                    <w:right w:val="nil"/>
                  </w:tcBorders>
                  <w:vAlign w:val="center"/>
                </w:tcPr>
                <w:p w14:paraId="5CF4A21F" w14:textId="77777777" w:rsidR="00645FF8" w:rsidRPr="00EF6ACE" w:rsidRDefault="00645FF8" w:rsidP="00645FF8">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2FFC6E28" w14:textId="77777777" w:rsidR="00645FF8" w:rsidRPr="00EF6ACE" w:rsidRDefault="00645FF8" w:rsidP="00645FF8">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021AC7C8" w14:textId="77777777" w:rsidR="00645FF8" w:rsidRPr="00EF6ACE" w:rsidRDefault="00645FF8" w:rsidP="00645FF8">
                  <w:pPr>
                    <w:jc w:val="center"/>
                    <w:rPr>
                      <w:rFonts w:cstheme="minorHAnsi"/>
                      <w:lang w:val="en-GB"/>
                    </w:rPr>
                  </w:pPr>
                  <w:r w:rsidRPr="00EF6ACE">
                    <w:rPr>
                      <w:rFonts w:cstheme="minorHAnsi"/>
                      <w:lang w:val="en-GB"/>
                    </w:rPr>
                    <w:t>2</w:t>
                  </w:r>
                </w:p>
              </w:tc>
            </w:tr>
            <w:tr w:rsidR="00645FF8" w:rsidRPr="004C4514" w14:paraId="38DB802E" w14:textId="77777777" w:rsidTr="005C7CCE">
              <w:trPr>
                <w:jc w:val="center"/>
              </w:trPr>
              <w:tc>
                <w:tcPr>
                  <w:tcW w:w="0" w:type="auto"/>
                  <w:tcBorders>
                    <w:top w:val="nil"/>
                    <w:left w:val="nil"/>
                    <w:bottom w:val="nil"/>
                  </w:tcBorders>
                  <w:vAlign w:val="center"/>
                </w:tcPr>
                <w:p w14:paraId="32E95217" w14:textId="77777777" w:rsidR="00645FF8" w:rsidRPr="00EF6ACE" w:rsidRDefault="00645FF8" w:rsidP="00645FF8">
                  <w:pPr>
                    <w:jc w:val="center"/>
                    <w:rPr>
                      <w:rFonts w:cstheme="minorHAnsi"/>
                      <w:lang w:val="en-GB"/>
                    </w:rPr>
                  </w:pPr>
                  <w:r w:rsidRPr="00EF6ACE">
                    <w:rPr>
                      <w:rFonts w:cstheme="minorHAnsi"/>
                      <w:lang w:val="en-GB"/>
                    </w:rPr>
                    <w:t>0</w:t>
                  </w:r>
                </w:p>
              </w:tc>
              <w:tc>
                <w:tcPr>
                  <w:tcW w:w="0" w:type="auto"/>
                  <w:vAlign w:val="center"/>
                </w:tcPr>
                <w:p w14:paraId="3BFF009E"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-0.</w:t>
                  </w:r>
                  <w:r>
                    <w:rPr>
                      <w:rFonts w:ascii="Calibri" w:hAnsi="Calibri" w:cs="Calibri"/>
                      <w:color w:val="000000"/>
                      <w:sz w:val="18"/>
                    </w:rPr>
                    <w:t>042</w:t>
                  </w:r>
                </w:p>
              </w:tc>
              <w:tc>
                <w:tcPr>
                  <w:tcW w:w="0" w:type="auto"/>
                  <w:shd w:val="clear" w:color="auto" w:fill="EDE2F6"/>
                  <w:vAlign w:val="center"/>
                </w:tcPr>
                <w:p w14:paraId="40C77315"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0.</w:t>
                  </w:r>
                  <w:r>
                    <w:rPr>
                      <w:rFonts w:ascii="Calibri" w:hAnsi="Calibri" w:cs="Calibri"/>
                      <w:color w:val="000000"/>
                      <w:sz w:val="18"/>
                    </w:rPr>
                    <w:t>036</w:t>
                  </w:r>
                </w:p>
              </w:tc>
              <w:tc>
                <w:tcPr>
                  <w:tcW w:w="0" w:type="auto"/>
                  <w:shd w:val="clear" w:color="auto" w:fill="EDEDED" w:themeFill="accent3" w:themeFillTint="33"/>
                  <w:vAlign w:val="center"/>
                </w:tcPr>
                <w:p w14:paraId="3E96C39F"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0.00</w:t>
                  </w:r>
                  <w:r>
                    <w:rPr>
                      <w:rFonts w:ascii="Calibri" w:hAnsi="Calibri" w:cs="Calibri"/>
                      <w:color w:val="000000"/>
                      <w:sz w:val="18"/>
                    </w:rPr>
                    <w:t>6</w:t>
                  </w:r>
                </w:p>
              </w:tc>
            </w:tr>
            <w:tr w:rsidR="00645FF8" w:rsidRPr="004C4514" w14:paraId="41116418" w14:textId="77777777" w:rsidTr="005C7CCE">
              <w:trPr>
                <w:jc w:val="center"/>
              </w:trPr>
              <w:tc>
                <w:tcPr>
                  <w:tcW w:w="0" w:type="auto"/>
                  <w:tcBorders>
                    <w:top w:val="nil"/>
                    <w:left w:val="nil"/>
                    <w:bottom w:val="nil"/>
                  </w:tcBorders>
                  <w:shd w:val="clear" w:color="auto" w:fill="auto"/>
                  <w:vAlign w:val="center"/>
                </w:tcPr>
                <w:p w14:paraId="57D1413F" w14:textId="77777777" w:rsidR="00645FF8" w:rsidRPr="00EF6ACE" w:rsidRDefault="00645FF8" w:rsidP="00645FF8">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11C0F43E"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0.</w:t>
                  </w:r>
                  <w:r>
                    <w:rPr>
                      <w:rFonts w:ascii="Calibri" w:hAnsi="Calibri" w:cs="Calibri"/>
                      <w:color w:val="000000"/>
                      <w:sz w:val="18"/>
                    </w:rPr>
                    <w:t>031</w:t>
                  </w:r>
                </w:p>
              </w:tc>
              <w:tc>
                <w:tcPr>
                  <w:tcW w:w="0" w:type="auto"/>
                  <w:vAlign w:val="center"/>
                </w:tcPr>
                <w:p w14:paraId="3266A6A5"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-0.</w:t>
                  </w:r>
                  <w:r>
                    <w:rPr>
                      <w:rFonts w:ascii="Calibri" w:hAnsi="Calibri" w:cs="Calibri"/>
                      <w:color w:val="000000"/>
                      <w:sz w:val="18"/>
                    </w:rPr>
                    <w:t>036</w:t>
                  </w:r>
                </w:p>
              </w:tc>
              <w:tc>
                <w:tcPr>
                  <w:tcW w:w="0" w:type="auto"/>
                  <w:shd w:val="clear" w:color="auto" w:fill="FFF2CC" w:themeFill="accent4" w:themeFillTint="33"/>
                  <w:vAlign w:val="center"/>
                </w:tcPr>
                <w:p w14:paraId="2713E3A8"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0.</w:t>
                  </w:r>
                  <w:r>
                    <w:rPr>
                      <w:rFonts w:ascii="Calibri" w:hAnsi="Calibri" w:cs="Calibri"/>
                      <w:color w:val="000000"/>
                      <w:sz w:val="18"/>
                    </w:rPr>
                    <w:t>005</w:t>
                  </w:r>
                </w:p>
              </w:tc>
            </w:tr>
            <w:tr w:rsidR="00645FF8" w:rsidRPr="004C4514" w14:paraId="562558A3" w14:textId="77777777" w:rsidTr="005C7CCE">
              <w:trPr>
                <w:jc w:val="center"/>
              </w:trPr>
              <w:tc>
                <w:tcPr>
                  <w:tcW w:w="0" w:type="auto"/>
                  <w:tcBorders>
                    <w:top w:val="nil"/>
                    <w:left w:val="nil"/>
                    <w:bottom w:val="nil"/>
                  </w:tcBorders>
                  <w:shd w:val="clear" w:color="auto" w:fill="auto"/>
                  <w:vAlign w:val="center"/>
                </w:tcPr>
                <w:p w14:paraId="5339D22C" w14:textId="77777777" w:rsidR="00645FF8" w:rsidRPr="00EF6ACE" w:rsidRDefault="00645FF8" w:rsidP="00645FF8">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center"/>
                </w:tcPr>
                <w:p w14:paraId="6C40B993" w14:textId="77777777" w:rsidR="00645FF8" w:rsidRPr="004C4514" w:rsidRDefault="00645FF8" w:rsidP="00645FF8">
                  <w:pPr>
                    <w:jc w:val="center"/>
                    <w:rPr>
                      <w:rFonts w:ascii="Calibri" w:hAnsi="Calibri" w:cs="Calibri"/>
                      <w:color w:val="000000"/>
                      <w:sz w:val="18"/>
                    </w:rPr>
                  </w:pPr>
                  <w:r>
                    <w:rPr>
                      <w:rFonts w:ascii="Calibri" w:hAnsi="Calibri" w:cs="Calibri"/>
                      <w:color w:val="000000"/>
                      <w:sz w:val="18"/>
                    </w:rPr>
                    <w:t>0.014</w:t>
                  </w:r>
                </w:p>
              </w:tc>
              <w:tc>
                <w:tcPr>
                  <w:tcW w:w="0" w:type="auto"/>
                  <w:shd w:val="clear" w:color="auto" w:fill="E2EFD9" w:themeFill="accent6" w:themeFillTint="33"/>
                  <w:vAlign w:val="center"/>
                </w:tcPr>
                <w:p w14:paraId="0A1C2335" w14:textId="77777777" w:rsidR="00645FF8" w:rsidRPr="004C4514" w:rsidRDefault="00645FF8" w:rsidP="00645FF8">
                  <w:pPr>
                    <w:jc w:val="center"/>
                    <w:rPr>
                      <w:rFonts w:ascii="Calibri" w:hAnsi="Calibri" w:cs="Calibri"/>
                      <w:color w:val="000000"/>
                      <w:sz w:val="18"/>
                    </w:rPr>
                  </w:pPr>
                  <w:r>
                    <w:rPr>
                      <w:rFonts w:ascii="Calibri" w:hAnsi="Calibri" w:cs="Calibri"/>
                      <w:color w:val="000000"/>
                      <w:sz w:val="18"/>
                    </w:rPr>
                    <w:t>0.031</w:t>
                  </w:r>
                </w:p>
              </w:tc>
              <w:tc>
                <w:tcPr>
                  <w:tcW w:w="0" w:type="auto"/>
                  <w:vAlign w:val="center"/>
                </w:tcPr>
                <w:p w14:paraId="747F63D2" w14:textId="77777777" w:rsidR="00645FF8" w:rsidRPr="004C4514" w:rsidRDefault="00645FF8" w:rsidP="00645FF8">
                  <w:pPr>
                    <w:jc w:val="center"/>
                    <w:rPr>
                      <w:rFonts w:ascii="Calibri" w:hAnsi="Calibri" w:cs="Calibri"/>
                      <w:color w:val="000000"/>
                      <w:sz w:val="18"/>
                    </w:rPr>
                  </w:pPr>
                  <w:r w:rsidRPr="004C4514">
                    <w:rPr>
                      <w:rFonts w:ascii="Calibri" w:hAnsi="Calibri" w:cs="Calibri"/>
                      <w:color w:val="000000"/>
                      <w:sz w:val="18"/>
                    </w:rPr>
                    <w:t>-</w:t>
                  </w:r>
                  <w:r>
                    <w:rPr>
                      <w:rFonts w:ascii="Calibri" w:hAnsi="Calibri" w:cs="Calibri"/>
                      <w:color w:val="000000"/>
                      <w:sz w:val="18"/>
                    </w:rPr>
                    <w:t>0.045</w:t>
                  </w:r>
                </w:p>
              </w:tc>
            </w:tr>
          </w:tbl>
          <w:p w14:paraId="71C64E09" w14:textId="77777777" w:rsidR="00645FF8" w:rsidRDefault="00645FF8" w:rsidP="005C7CCE">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524" w:type="pct"/>
            <w:gridSpan w:val="3"/>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645FF8" w:rsidRPr="00EF6ACE" w14:paraId="48394267" w14:textId="77777777" w:rsidTr="005C7CCE">
              <w:trPr>
                <w:jc w:val="center"/>
              </w:trPr>
              <w:tc>
                <w:tcPr>
                  <w:tcW w:w="0" w:type="auto"/>
                  <w:tcBorders>
                    <w:top w:val="nil"/>
                    <w:left w:val="nil"/>
                    <w:bottom w:val="nil"/>
                    <w:right w:val="nil"/>
                  </w:tcBorders>
                  <w:vAlign w:val="center"/>
                </w:tcPr>
                <w:p w14:paraId="5FACB3E4" w14:textId="77777777" w:rsidR="00645FF8" w:rsidRPr="00EF6ACE" w:rsidRDefault="00645FF8" w:rsidP="00645FF8">
                  <w:pPr>
                    <w:jc w:val="center"/>
                    <w:rPr>
                      <w:rFonts w:ascii="Courier New" w:hAnsi="Courier New" w:cs="Courier New"/>
                      <w:lang w:val="en-GB"/>
                    </w:rPr>
                  </w:pPr>
                </w:p>
              </w:tc>
              <w:tc>
                <w:tcPr>
                  <w:tcW w:w="0" w:type="auto"/>
                  <w:tcBorders>
                    <w:top w:val="nil"/>
                    <w:left w:val="nil"/>
                    <w:right w:val="nil"/>
                  </w:tcBorders>
                  <w:vAlign w:val="center"/>
                </w:tcPr>
                <w:p w14:paraId="7F7E1F25" w14:textId="77777777" w:rsidR="00645FF8" w:rsidRPr="00EF6ACE" w:rsidRDefault="00645FF8" w:rsidP="00645FF8">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247DCF2C" w14:textId="77777777" w:rsidR="00645FF8" w:rsidRPr="00EF6ACE" w:rsidRDefault="00645FF8" w:rsidP="00645FF8">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098180DD" w14:textId="77777777" w:rsidR="00645FF8" w:rsidRPr="00EF6ACE" w:rsidRDefault="00645FF8" w:rsidP="00645FF8">
                  <w:pPr>
                    <w:jc w:val="center"/>
                    <w:rPr>
                      <w:rFonts w:cstheme="minorHAnsi"/>
                      <w:lang w:val="en-GB"/>
                    </w:rPr>
                  </w:pPr>
                  <w:r w:rsidRPr="00EF6ACE">
                    <w:rPr>
                      <w:rFonts w:cstheme="minorHAnsi"/>
                      <w:lang w:val="en-GB"/>
                    </w:rPr>
                    <w:t>2</w:t>
                  </w:r>
                </w:p>
              </w:tc>
            </w:tr>
            <w:tr w:rsidR="00645FF8" w:rsidRPr="004C4514" w14:paraId="6E1E46DC" w14:textId="77777777" w:rsidTr="005C7CCE">
              <w:trPr>
                <w:jc w:val="center"/>
              </w:trPr>
              <w:tc>
                <w:tcPr>
                  <w:tcW w:w="0" w:type="auto"/>
                  <w:tcBorders>
                    <w:top w:val="nil"/>
                    <w:left w:val="nil"/>
                    <w:bottom w:val="nil"/>
                  </w:tcBorders>
                  <w:vAlign w:val="center"/>
                </w:tcPr>
                <w:p w14:paraId="57B53206" w14:textId="77777777" w:rsidR="00645FF8" w:rsidRPr="00EF6ACE" w:rsidRDefault="00645FF8" w:rsidP="00645FF8">
                  <w:pPr>
                    <w:jc w:val="center"/>
                    <w:rPr>
                      <w:rFonts w:cstheme="minorHAnsi"/>
                      <w:lang w:val="en-GB"/>
                    </w:rPr>
                  </w:pPr>
                  <w:r w:rsidRPr="00EF6ACE">
                    <w:rPr>
                      <w:rFonts w:cstheme="minorHAnsi"/>
                      <w:lang w:val="en-GB"/>
                    </w:rPr>
                    <w:t>0</w:t>
                  </w:r>
                </w:p>
              </w:tc>
              <w:tc>
                <w:tcPr>
                  <w:tcW w:w="0" w:type="auto"/>
                  <w:vAlign w:val="center"/>
                </w:tcPr>
                <w:p w14:paraId="5D4CEA64"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w:t>
                  </w:r>
                  <w:r w:rsidR="00862D75">
                    <w:rPr>
                      <w:rFonts w:ascii="Calibri" w:hAnsi="Calibri" w:cs="Calibri"/>
                      <w:color w:val="000000"/>
                      <w:sz w:val="18"/>
                    </w:rPr>
                    <w:t>0</w:t>
                  </w:r>
                  <w:r w:rsidRPr="004C4514">
                    <w:rPr>
                      <w:rFonts w:ascii="Calibri" w:hAnsi="Calibri" w:cs="Calibri"/>
                      <w:color w:val="000000"/>
                      <w:sz w:val="18"/>
                    </w:rPr>
                    <w:t>67</w:t>
                  </w:r>
                </w:p>
              </w:tc>
              <w:tc>
                <w:tcPr>
                  <w:tcW w:w="0" w:type="auto"/>
                  <w:shd w:val="clear" w:color="auto" w:fill="DEEAF6" w:themeFill="accent1" w:themeFillTint="33"/>
                  <w:vAlign w:val="center"/>
                </w:tcPr>
                <w:p w14:paraId="6AC8F2D7"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w:t>
                  </w:r>
                  <w:r w:rsidR="00862D75">
                    <w:rPr>
                      <w:rFonts w:ascii="Calibri" w:hAnsi="Calibri" w:cs="Calibri"/>
                      <w:color w:val="000000"/>
                      <w:sz w:val="18"/>
                    </w:rPr>
                    <w:t>062</w:t>
                  </w:r>
                </w:p>
              </w:tc>
              <w:tc>
                <w:tcPr>
                  <w:tcW w:w="0" w:type="auto"/>
                  <w:shd w:val="clear" w:color="auto" w:fill="FBE4D5" w:themeFill="accent2" w:themeFillTint="33"/>
                  <w:vAlign w:val="center"/>
                </w:tcPr>
                <w:p w14:paraId="3A190D41"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0.00</w:t>
                  </w:r>
                  <w:r w:rsidR="00862D75">
                    <w:rPr>
                      <w:rFonts w:ascii="Calibri" w:hAnsi="Calibri" w:cs="Calibri"/>
                      <w:color w:val="000000"/>
                      <w:sz w:val="18"/>
                    </w:rPr>
                    <w:t>5</w:t>
                  </w:r>
                </w:p>
              </w:tc>
            </w:tr>
            <w:tr w:rsidR="00645FF8" w:rsidRPr="004C4514" w14:paraId="08D0CCC8" w14:textId="77777777" w:rsidTr="005C7CCE">
              <w:trPr>
                <w:jc w:val="center"/>
              </w:trPr>
              <w:tc>
                <w:tcPr>
                  <w:tcW w:w="0" w:type="auto"/>
                  <w:tcBorders>
                    <w:top w:val="nil"/>
                    <w:left w:val="nil"/>
                    <w:bottom w:val="nil"/>
                  </w:tcBorders>
                  <w:shd w:val="clear" w:color="auto" w:fill="auto"/>
                  <w:vAlign w:val="center"/>
                </w:tcPr>
                <w:p w14:paraId="1A91545E" w14:textId="77777777" w:rsidR="00645FF8" w:rsidRPr="00EF6ACE" w:rsidRDefault="00645FF8" w:rsidP="00645FF8">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545E6A19"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w:t>
                  </w:r>
                  <w:r w:rsidR="00862D75">
                    <w:rPr>
                      <w:rFonts w:ascii="Calibri" w:hAnsi="Calibri" w:cs="Calibri"/>
                      <w:color w:val="000000"/>
                      <w:sz w:val="18"/>
                    </w:rPr>
                    <w:t>062</w:t>
                  </w:r>
                </w:p>
              </w:tc>
              <w:tc>
                <w:tcPr>
                  <w:tcW w:w="0" w:type="auto"/>
                  <w:vAlign w:val="center"/>
                </w:tcPr>
                <w:p w14:paraId="451913A7"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w:t>
                  </w:r>
                  <w:r w:rsidR="00862D75">
                    <w:rPr>
                      <w:rFonts w:ascii="Calibri" w:hAnsi="Calibri" w:cs="Calibri"/>
                      <w:color w:val="000000"/>
                      <w:sz w:val="18"/>
                    </w:rPr>
                    <w:t>070</w:t>
                  </w:r>
                </w:p>
              </w:tc>
              <w:tc>
                <w:tcPr>
                  <w:tcW w:w="0" w:type="auto"/>
                  <w:shd w:val="clear" w:color="auto" w:fill="E2EFD9" w:themeFill="accent6" w:themeFillTint="33"/>
                  <w:vAlign w:val="center"/>
                </w:tcPr>
                <w:p w14:paraId="6E13CDF3"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w:t>
                  </w:r>
                  <w:r w:rsidR="00862D75">
                    <w:rPr>
                      <w:rFonts w:ascii="Calibri" w:hAnsi="Calibri" w:cs="Calibri"/>
                      <w:color w:val="000000"/>
                      <w:sz w:val="18"/>
                    </w:rPr>
                    <w:t>008</w:t>
                  </w:r>
                </w:p>
              </w:tc>
            </w:tr>
            <w:tr w:rsidR="00645FF8" w:rsidRPr="004C4514" w14:paraId="155DB13A" w14:textId="77777777" w:rsidTr="005C7CCE">
              <w:trPr>
                <w:jc w:val="center"/>
              </w:trPr>
              <w:tc>
                <w:tcPr>
                  <w:tcW w:w="0" w:type="auto"/>
                  <w:tcBorders>
                    <w:top w:val="nil"/>
                    <w:left w:val="nil"/>
                    <w:bottom w:val="nil"/>
                  </w:tcBorders>
                  <w:shd w:val="clear" w:color="auto" w:fill="auto"/>
                  <w:vAlign w:val="center"/>
                </w:tcPr>
                <w:p w14:paraId="4D4CBE8A" w14:textId="77777777" w:rsidR="00645FF8" w:rsidRPr="00EF6ACE" w:rsidRDefault="00645FF8" w:rsidP="00645FF8">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center"/>
                </w:tcPr>
                <w:p w14:paraId="1436A295"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0.00</w:t>
                  </w:r>
                  <w:r w:rsidR="00862D75">
                    <w:rPr>
                      <w:rFonts w:ascii="Calibri" w:hAnsi="Calibri" w:cs="Calibri"/>
                      <w:color w:val="000000"/>
                      <w:sz w:val="18"/>
                    </w:rPr>
                    <w:t>5</w:t>
                  </w:r>
                </w:p>
              </w:tc>
              <w:tc>
                <w:tcPr>
                  <w:tcW w:w="0" w:type="auto"/>
                  <w:shd w:val="clear" w:color="auto" w:fill="E2EFD9" w:themeFill="accent6" w:themeFillTint="33"/>
                  <w:vAlign w:val="center"/>
                </w:tcPr>
                <w:p w14:paraId="0F07D791"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0.0</w:t>
                  </w:r>
                  <w:r w:rsidR="00862D75">
                    <w:rPr>
                      <w:rFonts w:ascii="Calibri" w:hAnsi="Calibri" w:cs="Calibri"/>
                      <w:color w:val="000000"/>
                      <w:sz w:val="18"/>
                    </w:rPr>
                    <w:t>08</w:t>
                  </w:r>
                </w:p>
              </w:tc>
              <w:tc>
                <w:tcPr>
                  <w:tcW w:w="0" w:type="auto"/>
                  <w:vAlign w:val="center"/>
                </w:tcPr>
                <w:p w14:paraId="3AE59A50" w14:textId="77777777" w:rsidR="00645FF8" w:rsidRPr="004C4514" w:rsidRDefault="00645FF8" w:rsidP="00862D75">
                  <w:pPr>
                    <w:jc w:val="center"/>
                    <w:rPr>
                      <w:rFonts w:ascii="Calibri" w:hAnsi="Calibri" w:cs="Calibri"/>
                      <w:color w:val="000000"/>
                      <w:sz w:val="18"/>
                    </w:rPr>
                  </w:pPr>
                  <w:r w:rsidRPr="004C4514">
                    <w:rPr>
                      <w:rFonts w:ascii="Calibri" w:hAnsi="Calibri" w:cs="Calibri"/>
                      <w:color w:val="000000"/>
                      <w:sz w:val="18"/>
                    </w:rPr>
                    <w:t>-0.</w:t>
                  </w:r>
                  <w:r w:rsidR="00862D75">
                    <w:rPr>
                      <w:rFonts w:ascii="Calibri" w:hAnsi="Calibri" w:cs="Calibri"/>
                      <w:color w:val="000000"/>
                      <w:sz w:val="18"/>
                    </w:rPr>
                    <w:t>012</w:t>
                  </w:r>
                </w:p>
              </w:tc>
            </w:tr>
          </w:tbl>
          <w:p w14:paraId="4664C075" w14:textId="77777777" w:rsidR="00645FF8" w:rsidRPr="00EF6ACE" w:rsidRDefault="00645FF8" w:rsidP="00645FF8">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r w:rsidR="00645FF8" w:rsidRPr="001B67E7" w14:paraId="35C18549" w14:textId="77777777" w:rsidTr="00645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Align w:val="center"/>
          </w:tcPr>
          <w:p w14:paraId="5E28A009" w14:textId="77777777" w:rsidR="00645FF8" w:rsidRDefault="00645FF8" w:rsidP="00645FF8">
            <w:pPr>
              <w:rPr>
                <w:lang w:val="en-GB"/>
              </w:rPr>
            </w:pPr>
            <w:r>
              <w:rPr>
                <w:lang w:val="en-GB"/>
              </w:rPr>
              <w:t>Node</w:t>
            </w:r>
          </w:p>
        </w:tc>
        <w:tc>
          <w:tcPr>
            <w:tcW w:w="509" w:type="pct"/>
          </w:tcPr>
          <w:p w14:paraId="57906BAF"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508" w:type="pct"/>
          </w:tcPr>
          <w:p w14:paraId="5A80006C"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508" w:type="pct"/>
            <w:tcBorders>
              <w:right w:val="single" w:sz="4" w:space="0" w:color="5B9BD5" w:themeColor="accent1"/>
            </w:tcBorders>
          </w:tcPr>
          <w:p w14:paraId="7B9D25FE"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509" w:type="pct"/>
            <w:tcBorders>
              <w:left w:val="single" w:sz="4" w:space="0" w:color="5B9BD5" w:themeColor="accent1"/>
            </w:tcBorders>
          </w:tcPr>
          <w:p w14:paraId="56C77DA7"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508" w:type="pct"/>
          </w:tcPr>
          <w:p w14:paraId="3E2C5D97"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508" w:type="pct"/>
            <w:tcBorders>
              <w:right w:val="single" w:sz="4" w:space="0" w:color="5B9BD5" w:themeColor="accent1"/>
            </w:tcBorders>
          </w:tcPr>
          <w:p w14:paraId="470F2F3D"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508" w:type="pct"/>
            <w:tcBorders>
              <w:left w:val="single" w:sz="4" w:space="0" w:color="5B9BD5" w:themeColor="accent1"/>
            </w:tcBorders>
          </w:tcPr>
          <w:p w14:paraId="2C9418A5"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508" w:type="pct"/>
          </w:tcPr>
          <w:p w14:paraId="4882317B"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508" w:type="pct"/>
          </w:tcPr>
          <w:p w14:paraId="45B116B9" w14:textId="77777777" w:rsidR="00645FF8" w:rsidRPr="001B67E7" w:rsidRDefault="00645FF8" w:rsidP="00645FF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r>
      <w:tr w:rsidR="00645FF8" w14:paraId="37A0AF25" w14:textId="77777777" w:rsidTr="00645FF8">
        <w:tc>
          <w:tcPr>
            <w:cnfStyle w:val="001000000000" w:firstRow="0" w:lastRow="0" w:firstColumn="1" w:lastColumn="0" w:oddVBand="0" w:evenVBand="0" w:oddHBand="0" w:evenHBand="0" w:firstRowFirstColumn="0" w:firstRowLastColumn="0" w:lastRowFirstColumn="0" w:lastRowLastColumn="0"/>
            <w:tcW w:w="426" w:type="pct"/>
            <w:vAlign w:val="center"/>
          </w:tcPr>
          <w:p w14:paraId="5C22FF55" w14:textId="77777777" w:rsidR="00645FF8" w:rsidRDefault="00645FF8" w:rsidP="005C7CCE">
            <w:pPr>
              <w:rPr>
                <w:lang w:val="en-GB"/>
              </w:rPr>
            </w:pPr>
            <w:r>
              <w:rPr>
                <w:lang w:val="en-GB"/>
              </w:rPr>
              <w:t>Root</w:t>
            </w:r>
          </w:p>
        </w:tc>
        <w:tc>
          <w:tcPr>
            <w:tcW w:w="509" w:type="pct"/>
          </w:tcPr>
          <w:p w14:paraId="45AA5A76"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0.998</w:t>
            </w:r>
          </w:p>
        </w:tc>
        <w:tc>
          <w:tcPr>
            <w:tcW w:w="508" w:type="pct"/>
          </w:tcPr>
          <w:p w14:paraId="335D4100"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0.002</w:t>
            </w:r>
          </w:p>
        </w:tc>
        <w:tc>
          <w:tcPr>
            <w:tcW w:w="508" w:type="pct"/>
            <w:tcBorders>
              <w:right w:val="single" w:sz="4" w:space="0" w:color="5B9BD5" w:themeColor="accent1"/>
            </w:tcBorders>
          </w:tcPr>
          <w:p w14:paraId="1B937891"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0.000</w:t>
            </w:r>
          </w:p>
        </w:tc>
        <w:tc>
          <w:tcPr>
            <w:tcW w:w="509" w:type="pct"/>
            <w:tcBorders>
              <w:left w:val="single" w:sz="4" w:space="0" w:color="5B9BD5" w:themeColor="accent1"/>
            </w:tcBorders>
          </w:tcPr>
          <w:p w14:paraId="038504CF" w14:textId="77777777" w:rsidR="00645FF8" w:rsidRDefault="00645FF8" w:rsidP="00645FF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0.997</w:t>
            </w:r>
          </w:p>
        </w:tc>
        <w:tc>
          <w:tcPr>
            <w:tcW w:w="508" w:type="pct"/>
          </w:tcPr>
          <w:p w14:paraId="21161A2B" w14:textId="77777777" w:rsidR="00645FF8" w:rsidRDefault="00645FF8" w:rsidP="00645FF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0.003</w:t>
            </w:r>
          </w:p>
        </w:tc>
        <w:tc>
          <w:tcPr>
            <w:tcW w:w="508" w:type="pct"/>
            <w:tcBorders>
              <w:right w:val="single" w:sz="4" w:space="0" w:color="5B9BD5" w:themeColor="accent1"/>
            </w:tcBorders>
          </w:tcPr>
          <w:p w14:paraId="67F6BA76" w14:textId="77777777" w:rsidR="00645FF8" w:rsidRDefault="00645FF8" w:rsidP="00645FF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0.000</w:t>
            </w:r>
          </w:p>
        </w:tc>
        <w:tc>
          <w:tcPr>
            <w:tcW w:w="508" w:type="pct"/>
            <w:tcBorders>
              <w:left w:val="single" w:sz="4" w:space="0" w:color="5B9BD5" w:themeColor="accent1"/>
            </w:tcBorders>
          </w:tcPr>
          <w:p w14:paraId="7F5C2EB5"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0.996</w:t>
            </w:r>
          </w:p>
        </w:tc>
        <w:tc>
          <w:tcPr>
            <w:tcW w:w="508" w:type="pct"/>
          </w:tcPr>
          <w:p w14:paraId="0E78E0E6"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0.004</w:t>
            </w:r>
          </w:p>
        </w:tc>
        <w:tc>
          <w:tcPr>
            <w:tcW w:w="508" w:type="pct"/>
          </w:tcPr>
          <w:p w14:paraId="4E5896DE"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0.000</w:t>
            </w:r>
          </w:p>
        </w:tc>
      </w:tr>
      <w:tr w:rsidR="00645FF8" w14:paraId="5BF3406B" w14:textId="77777777" w:rsidTr="00645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Align w:val="center"/>
          </w:tcPr>
          <w:p w14:paraId="2A6BF8E2" w14:textId="77777777" w:rsidR="00645FF8" w:rsidRDefault="00645FF8" w:rsidP="005C7CCE">
            <w:pPr>
              <w:rPr>
                <w:lang w:val="en-GB"/>
              </w:rPr>
            </w:pPr>
            <w:r>
              <w:rPr>
                <w:lang w:val="en-GB"/>
              </w:rPr>
              <w:t>G+A</w:t>
            </w:r>
          </w:p>
        </w:tc>
        <w:tc>
          <w:tcPr>
            <w:tcW w:w="509" w:type="pct"/>
          </w:tcPr>
          <w:p w14:paraId="0B37B2CC" w14:textId="77777777" w:rsidR="00645FF8" w:rsidRDefault="00862D75" w:rsidP="005C7C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0.997</w:t>
            </w:r>
          </w:p>
        </w:tc>
        <w:tc>
          <w:tcPr>
            <w:tcW w:w="508" w:type="pct"/>
          </w:tcPr>
          <w:p w14:paraId="72D2F487" w14:textId="77777777" w:rsidR="00645FF8" w:rsidRDefault="00862D75" w:rsidP="005C7C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0.003</w:t>
            </w:r>
          </w:p>
        </w:tc>
        <w:tc>
          <w:tcPr>
            <w:tcW w:w="508" w:type="pct"/>
            <w:tcBorders>
              <w:right w:val="single" w:sz="4" w:space="0" w:color="5B9BD5" w:themeColor="accent1"/>
            </w:tcBorders>
          </w:tcPr>
          <w:p w14:paraId="21FBD6A1" w14:textId="77777777" w:rsidR="00645FF8" w:rsidRDefault="00862D75" w:rsidP="005C7C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0.000</w:t>
            </w:r>
          </w:p>
        </w:tc>
        <w:tc>
          <w:tcPr>
            <w:tcW w:w="509" w:type="pct"/>
            <w:tcBorders>
              <w:left w:val="single" w:sz="4" w:space="0" w:color="5B9BD5" w:themeColor="accent1"/>
            </w:tcBorders>
          </w:tcPr>
          <w:p w14:paraId="5565B46E" w14:textId="77777777" w:rsidR="00645FF8" w:rsidRDefault="00645FF8" w:rsidP="00645FF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0.998</w:t>
            </w:r>
          </w:p>
        </w:tc>
        <w:tc>
          <w:tcPr>
            <w:tcW w:w="508" w:type="pct"/>
          </w:tcPr>
          <w:p w14:paraId="39C7C6EA" w14:textId="77777777" w:rsidR="00645FF8" w:rsidRDefault="00645FF8" w:rsidP="00645FF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0.002</w:t>
            </w:r>
          </w:p>
        </w:tc>
        <w:tc>
          <w:tcPr>
            <w:tcW w:w="508" w:type="pct"/>
            <w:tcBorders>
              <w:right w:val="single" w:sz="4" w:space="0" w:color="5B9BD5" w:themeColor="accent1"/>
            </w:tcBorders>
          </w:tcPr>
          <w:p w14:paraId="4026C883" w14:textId="77777777" w:rsidR="00645FF8" w:rsidRDefault="00645FF8" w:rsidP="00645FF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0.000</w:t>
            </w:r>
          </w:p>
        </w:tc>
        <w:tc>
          <w:tcPr>
            <w:tcW w:w="508" w:type="pct"/>
            <w:tcBorders>
              <w:left w:val="single" w:sz="4" w:space="0" w:color="5B9BD5" w:themeColor="accent1"/>
            </w:tcBorders>
          </w:tcPr>
          <w:p w14:paraId="2AE72AB3" w14:textId="77777777" w:rsidR="00645FF8" w:rsidRDefault="00862D75" w:rsidP="005C7C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0.994</w:t>
            </w:r>
          </w:p>
        </w:tc>
        <w:tc>
          <w:tcPr>
            <w:tcW w:w="508" w:type="pct"/>
          </w:tcPr>
          <w:p w14:paraId="015DD818" w14:textId="77777777" w:rsidR="00645FF8" w:rsidRDefault="00862D75" w:rsidP="005C7C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0.006</w:t>
            </w:r>
          </w:p>
        </w:tc>
        <w:tc>
          <w:tcPr>
            <w:tcW w:w="508" w:type="pct"/>
          </w:tcPr>
          <w:p w14:paraId="0837B3A4" w14:textId="77777777" w:rsidR="00645FF8" w:rsidRDefault="00862D75" w:rsidP="005C7C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0.000</w:t>
            </w:r>
          </w:p>
        </w:tc>
      </w:tr>
      <w:tr w:rsidR="00645FF8" w14:paraId="7620DC9C" w14:textId="77777777" w:rsidTr="00645FF8">
        <w:tc>
          <w:tcPr>
            <w:cnfStyle w:val="001000000000" w:firstRow="0" w:lastRow="0" w:firstColumn="1" w:lastColumn="0" w:oddVBand="0" w:evenVBand="0" w:oddHBand="0" w:evenHBand="0" w:firstRowFirstColumn="0" w:firstRowLastColumn="0" w:lastRowFirstColumn="0" w:lastRowLastColumn="0"/>
            <w:tcW w:w="426" w:type="pct"/>
            <w:vAlign w:val="center"/>
          </w:tcPr>
          <w:p w14:paraId="1DFB23CD" w14:textId="77777777" w:rsidR="00645FF8" w:rsidRDefault="00645FF8" w:rsidP="005C7CCE">
            <w:pPr>
              <w:rPr>
                <w:lang w:val="en-GB"/>
              </w:rPr>
            </w:pPr>
            <w:r>
              <w:rPr>
                <w:lang w:val="en-GB"/>
              </w:rPr>
              <w:t>A</w:t>
            </w:r>
          </w:p>
        </w:tc>
        <w:tc>
          <w:tcPr>
            <w:tcW w:w="509" w:type="pct"/>
          </w:tcPr>
          <w:p w14:paraId="46991FE0"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0.997</w:t>
            </w:r>
          </w:p>
        </w:tc>
        <w:tc>
          <w:tcPr>
            <w:tcW w:w="508" w:type="pct"/>
          </w:tcPr>
          <w:p w14:paraId="7B68BB40"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0.003</w:t>
            </w:r>
          </w:p>
        </w:tc>
        <w:tc>
          <w:tcPr>
            <w:tcW w:w="508" w:type="pct"/>
            <w:tcBorders>
              <w:right w:val="single" w:sz="4" w:space="0" w:color="5B9BD5" w:themeColor="accent1"/>
            </w:tcBorders>
          </w:tcPr>
          <w:p w14:paraId="7BE46F25" w14:textId="77777777" w:rsidR="00645FF8" w:rsidRDefault="00862D75" w:rsidP="005C7C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0.000</w:t>
            </w:r>
          </w:p>
        </w:tc>
        <w:tc>
          <w:tcPr>
            <w:tcW w:w="509" w:type="pct"/>
            <w:tcBorders>
              <w:left w:val="single" w:sz="4" w:space="0" w:color="5B9BD5" w:themeColor="accent1"/>
            </w:tcBorders>
          </w:tcPr>
          <w:p w14:paraId="0588EA09" w14:textId="77777777" w:rsidR="00645FF8" w:rsidRDefault="00645FF8" w:rsidP="00645FF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0.997</w:t>
            </w:r>
          </w:p>
        </w:tc>
        <w:tc>
          <w:tcPr>
            <w:tcW w:w="508" w:type="pct"/>
          </w:tcPr>
          <w:p w14:paraId="70871E07" w14:textId="77777777" w:rsidR="00645FF8" w:rsidRDefault="00645FF8" w:rsidP="00645FF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0.003</w:t>
            </w:r>
          </w:p>
        </w:tc>
        <w:tc>
          <w:tcPr>
            <w:tcW w:w="508" w:type="pct"/>
            <w:tcBorders>
              <w:right w:val="single" w:sz="4" w:space="0" w:color="5B9BD5" w:themeColor="accent1"/>
            </w:tcBorders>
          </w:tcPr>
          <w:p w14:paraId="0A97ECAE" w14:textId="77777777" w:rsidR="00645FF8" w:rsidRDefault="00645FF8" w:rsidP="00645FF8">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0.000</w:t>
            </w:r>
          </w:p>
        </w:tc>
        <w:tc>
          <w:tcPr>
            <w:tcW w:w="508" w:type="pct"/>
            <w:tcBorders>
              <w:left w:val="single" w:sz="4" w:space="0" w:color="5B9BD5" w:themeColor="accent1"/>
            </w:tcBorders>
          </w:tcPr>
          <w:p w14:paraId="015F85B0" w14:textId="77777777" w:rsidR="00645FF8" w:rsidRDefault="00862D75" w:rsidP="005C7CC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0.994</w:t>
            </w:r>
          </w:p>
        </w:tc>
        <w:tc>
          <w:tcPr>
            <w:tcW w:w="508" w:type="pct"/>
          </w:tcPr>
          <w:p w14:paraId="48986670" w14:textId="77777777" w:rsidR="00645FF8" w:rsidRDefault="00862D75" w:rsidP="005C7CC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0.006</w:t>
            </w:r>
          </w:p>
        </w:tc>
        <w:tc>
          <w:tcPr>
            <w:tcW w:w="508" w:type="pct"/>
          </w:tcPr>
          <w:p w14:paraId="199EA4B1" w14:textId="77777777" w:rsidR="00645FF8" w:rsidRDefault="00862D75" w:rsidP="00810C68">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0.000</w:t>
            </w:r>
          </w:p>
        </w:tc>
      </w:tr>
    </w:tbl>
    <w:p w14:paraId="65BC435B" w14:textId="41EC5C6D" w:rsidR="00645FF8" w:rsidRPr="00341E71" w:rsidRDefault="00810C68" w:rsidP="00810C68">
      <w:pPr>
        <w:pStyle w:val="Caption"/>
        <w:rPr>
          <w:i w:val="0"/>
          <w:lang w:val="en-GB"/>
        </w:rPr>
      </w:pPr>
      <w:bookmarkStart w:id="56" w:name="_Ref496283050"/>
      <w:r w:rsidRPr="00341E71">
        <w:rPr>
          <w:b/>
          <w:lang w:val="en-GB"/>
        </w:rPr>
        <w:t xml:space="preserve">Table </w:t>
      </w:r>
      <w:r w:rsidR="003E378F">
        <w:rPr>
          <w:b/>
          <w:lang w:val="en-GB"/>
        </w:rPr>
        <w:fldChar w:fldCharType="begin"/>
      </w:r>
      <w:r w:rsidR="003E378F">
        <w:rPr>
          <w:b/>
          <w:lang w:val="en-GB"/>
        </w:rPr>
        <w:instrText xml:space="preserve"> SEQ Table \* ARABIC </w:instrText>
      </w:r>
      <w:r w:rsidR="003E378F">
        <w:rPr>
          <w:b/>
          <w:lang w:val="en-GB"/>
        </w:rPr>
        <w:fldChar w:fldCharType="separate"/>
      </w:r>
      <w:r w:rsidR="007B0197">
        <w:rPr>
          <w:b/>
          <w:noProof/>
          <w:lang w:val="en-GB"/>
        </w:rPr>
        <w:t>6</w:t>
      </w:r>
      <w:r w:rsidR="003E378F">
        <w:rPr>
          <w:b/>
          <w:lang w:val="en-GB"/>
        </w:rPr>
        <w:fldChar w:fldCharType="end"/>
      </w:r>
      <w:bookmarkEnd w:id="56"/>
      <w:r w:rsidRPr="00341E71">
        <w:rPr>
          <w:lang w:val="en-GB"/>
        </w:rPr>
        <w:t>:</w:t>
      </w:r>
      <w:r w:rsidRPr="00341E71">
        <w:rPr>
          <w:i w:val="0"/>
          <w:lang w:val="en-GB"/>
        </w:rPr>
        <w:t xml:space="preserve"> </w:t>
      </w:r>
      <w:r w:rsidR="00341E71" w:rsidRPr="00341E71">
        <w:rPr>
          <w:i w:val="0"/>
          <w:lang w:val="en-GB"/>
        </w:rPr>
        <w:t>Results of the analysis when a strong prior on low transition rates is used.</w:t>
      </w:r>
    </w:p>
    <w:p w14:paraId="0270EF7A" w14:textId="675F53BC" w:rsidR="00B737DB" w:rsidRDefault="00B737DB" w:rsidP="007F2156">
      <w:pPr>
        <w:jc w:val="both"/>
        <w:rPr>
          <w:lang w:val="en-GB"/>
        </w:rPr>
      </w:pPr>
      <w:r>
        <w:rPr>
          <w:lang w:val="en-GB"/>
        </w:rPr>
        <w:t xml:space="preserve">These results show that, when low rates are assumed </w:t>
      </w:r>
      <w:r w:rsidR="007A57E1">
        <w:rPr>
          <w:lang w:val="en-GB"/>
        </w:rPr>
        <w:t>for transitions across character states</w:t>
      </w:r>
      <w:r>
        <w:rPr>
          <w:lang w:val="en-GB"/>
        </w:rPr>
        <w:t xml:space="preserve">, a freshwater habitat for all of the nodes of </w:t>
      </w:r>
      <w:r w:rsidR="00A0664A">
        <w:rPr>
          <w:lang w:val="en-GB"/>
        </w:rPr>
        <w:t>interest is strongly supported.</w:t>
      </w:r>
      <w:r w:rsidR="00E848E3">
        <w:rPr>
          <w:lang w:val="en-GB"/>
        </w:rPr>
        <w:t xml:space="preserve"> The complete ancestral state reconstruction plot for the SYM model is shown in </w:t>
      </w:r>
      <w:r w:rsidR="005C7CCE" w:rsidRPr="005C7CCE">
        <w:rPr>
          <w:rStyle w:val="IntenseReference"/>
        </w:rPr>
        <w:fldChar w:fldCharType="begin"/>
      </w:r>
      <w:r w:rsidR="005C7CCE" w:rsidRPr="005C7CCE">
        <w:rPr>
          <w:rStyle w:val="IntenseReference"/>
          <w:lang w:val="en-US"/>
        </w:rPr>
        <w:instrText xml:space="preserve"> REF _Ref496361451 \h  \* MERGEFORMAT </w:instrText>
      </w:r>
      <w:r w:rsidR="005C7CCE" w:rsidRPr="005C7CCE">
        <w:rPr>
          <w:rStyle w:val="IntenseReference"/>
        </w:rPr>
      </w:r>
      <w:r w:rsidR="005C7CCE" w:rsidRPr="005C7CCE">
        <w:rPr>
          <w:rStyle w:val="IntenseReference"/>
        </w:rPr>
        <w:fldChar w:fldCharType="separate"/>
      </w:r>
      <w:ins w:id="57" w:author="Giorgio Bianchini" w:date="2017-10-29T18:39:00Z">
        <w:r w:rsidR="007B0197" w:rsidRPr="007B0197">
          <w:rPr>
            <w:rStyle w:val="IntenseReference"/>
            <w:lang w:val="en-US"/>
            <w:rPrChange w:id="58" w:author="Giorgio Bianchini" w:date="2017-10-29T18:41:00Z">
              <w:rPr>
                <w:b/>
                <w:lang w:val="en-US"/>
              </w:rPr>
            </w:rPrChange>
          </w:rPr>
          <w:t xml:space="preserve">Figure </w:t>
        </w:r>
        <w:r w:rsidR="007B0197" w:rsidRPr="007B0197">
          <w:rPr>
            <w:rStyle w:val="IntenseReference"/>
            <w:lang w:val="en-US"/>
            <w:rPrChange w:id="59" w:author="Giorgio Bianchini" w:date="2017-10-29T18:41:00Z">
              <w:rPr>
                <w:b/>
                <w:noProof/>
                <w:lang w:val="en-US"/>
              </w:rPr>
            </w:rPrChange>
          </w:rPr>
          <w:t>1</w:t>
        </w:r>
      </w:ins>
      <w:del w:id="60" w:author="Giorgio Bianchini" w:date="2017-10-29T18:39:00Z">
        <w:r w:rsidR="002A10E6" w:rsidRPr="00C54AFB" w:rsidDel="007B0197">
          <w:rPr>
            <w:rStyle w:val="IntenseReference"/>
            <w:lang w:val="en-US"/>
          </w:rPr>
          <w:delText>Figure 1</w:delText>
        </w:r>
      </w:del>
      <w:r w:rsidR="005C7CCE" w:rsidRPr="005C7CCE">
        <w:rPr>
          <w:rStyle w:val="IntenseReference"/>
        </w:rPr>
        <w:fldChar w:fldCharType="end"/>
      </w:r>
      <w:r w:rsidR="00E848E3">
        <w:rPr>
          <w:lang w:val="en-GB"/>
        </w:rPr>
        <w:t xml:space="preserve">; the other ones are available </w:t>
      </w:r>
      <w:r w:rsidR="00B62F99">
        <w:rPr>
          <w:lang w:val="en-GB"/>
        </w:rPr>
        <w:t>from</w:t>
      </w:r>
      <w:r w:rsidR="00E848E3">
        <w:rPr>
          <w:lang w:val="en-GB"/>
        </w:rPr>
        <w:t xml:space="preserve"> </w:t>
      </w:r>
      <w:hyperlink r:id="rId9" w:history="1">
        <w:r w:rsidR="00B62F99" w:rsidRPr="00BE1558">
          <w:rPr>
            <w:rStyle w:val="Hyperlink"/>
            <w:lang w:val="en-US"/>
          </w:rPr>
          <w:t>https://github.com/patrisan/Chloroplast_PNAS</w:t>
        </w:r>
      </w:hyperlink>
      <w:r w:rsidR="00E848E3">
        <w:rPr>
          <w:lang w:val="en-GB"/>
        </w:rPr>
        <w:t>.</w:t>
      </w:r>
    </w:p>
    <w:p w14:paraId="419FC0A3" w14:textId="77777777" w:rsidR="005C7CCE" w:rsidRDefault="00E848E3" w:rsidP="005C7CCE">
      <w:pPr>
        <w:keepNext/>
        <w:jc w:val="both"/>
      </w:pPr>
      <w:r>
        <w:rPr>
          <w:noProof/>
          <w:lang w:val="en-US"/>
        </w:rPr>
        <w:lastRenderedPageBreak/>
        <w:drawing>
          <wp:inline distT="0" distB="0" distL="0" distR="0" wp14:anchorId="4A555C26" wp14:editId="47BCEECD">
            <wp:extent cx="6119969" cy="6741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stateSYM_1_400.emf"/>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119969" cy="6741528"/>
                    </a:xfrm>
                    <a:prstGeom prst="rect">
                      <a:avLst/>
                    </a:prstGeom>
                  </pic:spPr>
                </pic:pic>
              </a:graphicData>
            </a:graphic>
          </wp:inline>
        </w:drawing>
      </w:r>
    </w:p>
    <w:p w14:paraId="28ADF23A" w14:textId="256CF8D2" w:rsidR="00E848E3" w:rsidRPr="00D43C08" w:rsidRDefault="005C7CCE" w:rsidP="00D43C08">
      <w:pPr>
        <w:pStyle w:val="Caption"/>
        <w:spacing w:before="240"/>
        <w:jc w:val="both"/>
        <w:rPr>
          <w:i w:val="0"/>
          <w:lang w:val="en-US"/>
        </w:rPr>
      </w:pPr>
      <w:bookmarkStart w:id="61" w:name="_Ref496361451"/>
      <w:r w:rsidRPr="005C7CCE">
        <w:rPr>
          <w:b/>
          <w:lang w:val="en-US"/>
        </w:rPr>
        <w:t xml:space="preserve">Figure </w:t>
      </w:r>
      <w:r w:rsidRPr="005C7CCE">
        <w:rPr>
          <w:b/>
        </w:rPr>
        <w:fldChar w:fldCharType="begin"/>
      </w:r>
      <w:r w:rsidRPr="005C7CCE">
        <w:rPr>
          <w:b/>
          <w:lang w:val="en-US"/>
        </w:rPr>
        <w:instrText xml:space="preserve"> SEQ Figure \* ARABIC </w:instrText>
      </w:r>
      <w:r w:rsidRPr="005C7CCE">
        <w:rPr>
          <w:b/>
        </w:rPr>
        <w:fldChar w:fldCharType="separate"/>
      </w:r>
      <w:r w:rsidR="007B0197">
        <w:rPr>
          <w:b/>
          <w:noProof/>
          <w:lang w:val="en-US"/>
        </w:rPr>
        <w:t>1</w:t>
      </w:r>
      <w:r w:rsidRPr="005C7CCE">
        <w:rPr>
          <w:b/>
        </w:rPr>
        <w:fldChar w:fldCharType="end"/>
      </w:r>
      <w:bookmarkEnd w:id="61"/>
      <w:r w:rsidRPr="005C7CCE">
        <w:rPr>
          <w:lang w:val="en-US"/>
        </w:rPr>
        <w:t xml:space="preserve">: </w:t>
      </w:r>
      <w:r w:rsidRPr="005C7CCE">
        <w:rPr>
          <w:i w:val="0"/>
          <w:lang w:val="en-US"/>
        </w:rPr>
        <w:t>Ancestral state reconstruction for the SYM model with a strong prior on low transition rates</w:t>
      </w:r>
      <w:r w:rsidR="00F66525">
        <w:rPr>
          <w:i w:val="0"/>
          <w:lang w:val="en-US"/>
        </w:rPr>
        <w:t xml:space="preserve"> </w:t>
      </w:r>
      <w:r w:rsidR="00F66525" w:rsidRPr="0068515E">
        <w:rPr>
          <w:i w:val="0"/>
          <w:lang w:val="en-US"/>
        </w:rPr>
        <w:t>(</w:t>
      </w:r>
      <w:r w:rsidR="00911FA5" w:rsidRPr="00D43C08">
        <w:rPr>
          <w:i w:val="0"/>
          <w:lang w:val="en-GB"/>
        </w:rPr>
        <w:t xml:space="preserve">beta distribution with parameters </w:t>
      </w:r>
      <w:r w:rsidR="00911FA5" w:rsidRPr="00D43C08">
        <w:rPr>
          <w:rFonts w:cstheme="minorHAnsi"/>
          <w:i w:val="0"/>
          <w:lang w:val="en-GB"/>
        </w:rPr>
        <w:t>α</w:t>
      </w:r>
      <w:r w:rsidR="00911FA5" w:rsidRPr="00D43C08">
        <w:rPr>
          <w:i w:val="0"/>
          <w:lang w:val="en-GB"/>
        </w:rPr>
        <w:t xml:space="preserve"> = 1 and </w:t>
      </w:r>
      <w:r w:rsidR="00911FA5" w:rsidRPr="00D43C08">
        <w:rPr>
          <w:rFonts w:cstheme="minorHAnsi"/>
          <w:i w:val="0"/>
          <w:lang w:val="en-GB"/>
        </w:rPr>
        <w:t>β</w:t>
      </w:r>
      <w:r w:rsidR="00911FA5" w:rsidRPr="00D43C08">
        <w:rPr>
          <w:i w:val="0"/>
          <w:lang w:val="en-GB"/>
        </w:rPr>
        <w:t xml:space="preserve"> = 400</w:t>
      </w:r>
      <w:r w:rsidR="00EC6FEF">
        <w:rPr>
          <w:i w:val="0"/>
          <w:lang w:val="en-GB"/>
        </w:rPr>
        <w:t>)</w:t>
      </w:r>
      <w:r w:rsidR="00B34AF8" w:rsidRPr="00D43C08">
        <w:rPr>
          <w:i w:val="0"/>
          <w:lang w:val="en-GB"/>
        </w:rPr>
        <w:t xml:space="preserve">. </w:t>
      </w:r>
    </w:p>
    <w:p w14:paraId="7B45FAC2" w14:textId="77777777" w:rsidR="0002219F" w:rsidRDefault="0002219F" w:rsidP="0002219F">
      <w:pPr>
        <w:jc w:val="both"/>
        <w:rPr>
          <w:lang w:val="en-GB"/>
        </w:rPr>
      </w:pPr>
      <w:r>
        <w:rPr>
          <w:lang w:val="en-GB"/>
        </w:rPr>
        <w:t xml:space="preserve">It could be argued that our choice of prior biases the analysis (i.e., it makes the freshwater ancestry the only viable hypothesis, regardless of the data). To show that this is not the case, we did a Bayes factor analysis, comparing the posterior odds of a freshwater state for the root and the MRCAs of Archaeplastida and </w:t>
      </w:r>
      <w:r w:rsidRPr="00B737DB">
        <w:rPr>
          <w:i/>
          <w:lang w:val="en-GB"/>
        </w:rPr>
        <w:t>Gloeomargarita</w:t>
      </w:r>
      <w:r>
        <w:rPr>
          <w:lang w:val="en-GB"/>
        </w:rPr>
        <w:t xml:space="preserve"> + Archaeplastida to their prior odds.</w:t>
      </w:r>
    </w:p>
    <w:p w14:paraId="46B1E1E8" w14:textId="77777777" w:rsidR="0002219F" w:rsidRDefault="0002219F" w:rsidP="0002219F">
      <w:pPr>
        <w:jc w:val="both"/>
        <w:rPr>
          <w:lang w:val="en-GB"/>
        </w:rPr>
      </w:pPr>
      <w:r>
        <w:rPr>
          <w:lang w:val="en-GB"/>
        </w:rPr>
        <w:t xml:space="preserve">To do this analysis, we need to sample the prior probability distribution of clocklike trees for the 119-taxa dataset. We thus built 1000 </w:t>
      </w:r>
      <w:proofErr w:type="spellStart"/>
      <w:r>
        <w:rPr>
          <w:lang w:val="en-GB"/>
        </w:rPr>
        <w:t>ultrametric</w:t>
      </w:r>
      <w:proofErr w:type="spellEnd"/>
      <w:r>
        <w:rPr>
          <w:lang w:val="en-GB"/>
        </w:rPr>
        <w:t xml:space="preserve"> trees using a gamma prior on the age of the root node (with mean 2500Mya and standard deviation 100Mya) and a flat </w:t>
      </w:r>
      <w:proofErr w:type="spellStart"/>
      <w:r>
        <w:rPr>
          <w:lang w:val="en-GB"/>
        </w:rPr>
        <w:t>Dirichlet</w:t>
      </w:r>
      <w:proofErr w:type="spellEnd"/>
      <w:r>
        <w:rPr>
          <w:lang w:val="en-GB"/>
        </w:rPr>
        <w:t xml:space="preserve"> prior on branch length proportions. Furthermore, we constrained the trees to have the three nodes we are interested in:</w:t>
      </w:r>
    </w:p>
    <w:p w14:paraId="31345DD2" w14:textId="77777777" w:rsidR="0002219F" w:rsidRDefault="0002219F" w:rsidP="0002219F">
      <w:pPr>
        <w:pStyle w:val="ListParagraph"/>
        <w:numPr>
          <w:ilvl w:val="0"/>
          <w:numId w:val="4"/>
        </w:numPr>
        <w:jc w:val="both"/>
        <w:rPr>
          <w:lang w:val="en-GB"/>
        </w:rPr>
      </w:pPr>
      <w:r>
        <w:rPr>
          <w:lang w:val="en-GB"/>
        </w:rPr>
        <w:lastRenderedPageBreak/>
        <w:t>We constrained the Archaeplastida to be monophyletic</w:t>
      </w:r>
    </w:p>
    <w:p w14:paraId="41000147" w14:textId="77777777" w:rsidR="0002219F" w:rsidRDefault="0002219F" w:rsidP="0002219F">
      <w:pPr>
        <w:pStyle w:val="ListParagraph"/>
        <w:numPr>
          <w:ilvl w:val="0"/>
          <w:numId w:val="4"/>
        </w:numPr>
        <w:jc w:val="both"/>
        <w:rPr>
          <w:lang w:val="en-GB"/>
        </w:rPr>
      </w:pPr>
      <w:r>
        <w:rPr>
          <w:lang w:val="en-GB"/>
        </w:rPr>
        <w:t xml:space="preserve">We constrained </w:t>
      </w:r>
      <w:r>
        <w:rPr>
          <w:i/>
          <w:lang w:val="en-GB"/>
        </w:rPr>
        <w:t xml:space="preserve">Gloeomargarita </w:t>
      </w:r>
      <w:r>
        <w:rPr>
          <w:lang w:val="en-GB"/>
        </w:rPr>
        <w:t>to be the sister taxon to the Archaeplastida</w:t>
      </w:r>
    </w:p>
    <w:p w14:paraId="383DDF47" w14:textId="77777777" w:rsidR="0002219F" w:rsidRDefault="0002219F" w:rsidP="0002219F">
      <w:pPr>
        <w:pStyle w:val="ListParagraph"/>
        <w:numPr>
          <w:ilvl w:val="0"/>
          <w:numId w:val="4"/>
        </w:numPr>
        <w:jc w:val="both"/>
        <w:rPr>
          <w:lang w:val="en-GB"/>
        </w:rPr>
      </w:pPr>
      <w:r>
        <w:rPr>
          <w:lang w:val="en-GB"/>
        </w:rPr>
        <w:t xml:space="preserve">We constrained </w:t>
      </w:r>
      <w:proofErr w:type="spellStart"/>
      <w:r>
        <w:rPr>
          <w:i/>
          <w:lang w:val="en-GB"/>
        </w:rPr>
        <w:t>Gloeobacter</w:t>
      </w:r>
      <w:proofErr w:type="spellEnd"/>
      <w:r>
        <w:rPr>
          <w:lang w:val="en-GB"/>
        </w:rPr>
        <w:t xml:space="preserve"> to be the sister taxon to all the other 118 species in the tree</w:t>
      </w:r>
    </w:p>
    <w:p w14:paraId="38AB8282" w14:textId="673A2229" w:rsidR="0002219F" w:rsidRDefault="0002219F" w:rsidP="0002219F">
      <w:pPr>
        <w:jc w:val="both"/>
        <w:rPr>
          <w:lang w:val="en-GB"/>
        </w:rPr>
      </w:pPr>
      <w:r>
        <w:rPr>
          <w:lang w:val="en-GB"/>
        </w:rPr>
        <w:t>For each of the 1000 tree</w:t>
      </w:r>
      <w:r w:rsidR="00D6115E">
        <w:rPr>
          <w:lang w:val="en-GB"/>
        </w:rPr>
        <w:t>s</w:t>
      </w:r>
      <w:r>
        <w:rPr>
          <w:lang w:val="en-GB"/>
        </w:rPr>
        <w:t xml:space="preserve">, we then ran an analysis using the </w:t>
      </w:r>
      <w:r w:rsidRPr="00BD1777">
        <w:rPr>
          <w:rFonts w:ascii="Courier New" w:hAnsi="Courier New" w:cs="Courier New"/>
          <w:lang w:val="en-GB"/>
        </w:rPr>
        <w:t>make.simmap</w:t>
      </w:r>
      <w:r>
        <w:rPr>
          <w:lang w:val="en-GB"/>
        </w:rPr>
        <w:t xml:space="preserve"> function with the </w:t>
      </w:r>
      <w:r w:rsidR="00D6115E">
        <w:rPr>
          <w:lang w:val="en-GB"/>
        </w:rPr>
        <w:t>strong prior on low transition rates (doing one simulation per tree). Finally, for each interesting node we counted in what proportion of the 1000 stochastic maps it was in a freshwater state, and used that proportion as the prior probability of the node being freshwater.</w:t>
      </w:r>
    </w:p>
    <w:p w14:paraId="56AD50FE" w14:textId="0D36FA83" w:rsidR="00D6115E" w:rsidRDefault="00D6115E" w:rsidP="0002219F">
      <w:pPr>
        <w:jc w:val="both"/>
        <w:rPr>
          <w:lang w:val="en-GB"/>
        </w:rPr>
      </w:pPr>
      <w:r>
        <w:rPr>
          <w:lang w:val="en-GB"/>
        </w:rPr>
        <w:t xml:space="preserve">The results of this analysis are shown in </w:t>
      </w:r>
      <w:r w:rsidRPr="00BD1777">
        <w:rPr>
          <w:rStyle w:val="IntenseReference"/>
        </w:rPr>
        <w:fldChar w:fldCharType="begin"/>
      </w:r>
      <w:r w:rsidRPr="00BD1777">
        <w:rPr>
          <w:rStyle w:val="IntenseReference"/>
          <w:lang w:val="en-US"/>
        </w:rPr>
        <w:instrText xml:space="preserve"> REF _Ref496305750 \h  \* MERGEFORMAT </w:instrText>
      </w:r>
      <w:r w:rsidRPr="00BD1777">
        <w:rPr>
          <w:rStyle w:val="IntenseReference"/>
        </w:rPr>
      </w:r>
      <w:r w:rsidRPr="00BD1777">
        <w:rPr>
          <w:rStyle w:val="IntenseReference"/>
        </w:rPr>
        <w:fldChar w:fldCharType="separate"/>
      </w:r>
      <w:ins w:id="62" w:author="Giorgio Bianchini" w:date="2017-10-29T18:39:00Z">
        <w:r w:rsidR="007B0197" w:rsidRPr="007B0197">
          <w:rPr>
            <w:rStyle w:val="IntenseReference"/>
            <w:lang w:val="en-US"/>
            <w:rPrChange w:id="63" w:author="Giorgio Bianchini" w:date="2017-10-29T18:39:00Z">
              <w:rPr>
                <w:b/>
                <w:lang w:val="en-GB"/>
              </w:rPr>
            </w:rPrChange>
          </w:rPr>
          <w:t xml:space="preserve">Table </w:t>
        </w:r>
        <w:r w:rsidR="007B0197" w:rsidRPr="007B0197">
          <w:rPr>
            <w:rStyle w:val="IntenseReference"/>
            <w:lang w:val="en-US"/>
            <w:rPrChange w:id="64" w:author="Giorgio Bianchini" w:date="2017-10-29T18:39:00Z">
              <w:rPr>
                <w:b/>
                <w:noProof/>
                <w:lang w:val="en-GB"/>
              </w:rPr>
            </w:rPrChange>
          </w:rPr>
          <w:t>7</w:t>
        </w:r>
      </w:ins>
      <w:del w:id="65" w:author="Giorgio Bianchini" w:date="2017-10-29T18:39:00Z">
        <w:r w:rsidR="002A10E6" w:rsidRPr="000F7D59" w:rsidDel="007B0197">
          <w:rPr>
            <w:rStyle w:val="IntenseReference"/>
            <w:lang w:val="en-US"/>
          </w:rPr>
          <w:delText>Table 7</w:delText>
        </w:r>
      </w:del>
      <w:r w:rsidRPr="00BD1777">
        <w:rPr>
          <w:rStyle w:val="IntenseReference"/>
        </w:rPr>
        <w:fldChar w:fldCharType="end"/>
      </w:r>
      <w:r>
        <w:rPr>
          <w:lang w:val="en-GB"/>
        </w:rPr>
        <w:t>.</w:t>
      </w:r>
    </w:p>
    <w:tbl>
      <w:tblPr>
        <w:tblStyle w:val="ListTable4-Accent11"/>
        <w:tblW w:w="0" w:type="auto"/>
        <w:tblLook w:val="04A0" w:firstRow="1" w:lastRow="0" w:firstColumn="1" w:lastColumn="0" w:noHBand="0" w:noVBand="1"/>
      </w:tblPr>
      <w:tblGrid>
        <w:gridCol w:w="1346"/>
        <w:gridCol w:w="1369"/>
        <w:gridCol w:w="1664"/>
        <w:gridCol w:w="1341"/>
        <w:gridCol w:w="1345"/>
        <w:gridCol w:w="1348"/>
        <w:gridCol w:w="1441"/>
        <w:tblGridChange w:id="66">
          <w:tblGrid>
            <w:gridCol w:w="1346"/>
            <w:gridCol w:w="19"/>
            <w:gridCol w:w="1350"/>
            <w:gridCol w:w="23"/>
            <w:gridCol w:w="1641"/>
            <w:gridCol w:w="23"/>
            <w:gridCol w:w="1318"/>
            <w:gridCol w:w="41"/>
            <w:gridCol w:w="1304"/>
            <w:gridCol w:w="56"/>
            <w:gridCol w:w="1292"/>
            <w:gridCol w:w="74"/>
            <w:gridCol w:w="1367"/>
          </w:tblGrid>
        </w:tblGridChange>
      </w:tblGrid>
      <w:tr w:rsidR="00D6115E" w14:paraId="75A0503D" w14:textId="77777777" w:rsidTr="00C54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vMerge w:val="restart"/>
          </w:tcPr>
          <w:p w14:paraId="07D8D420" w14:textId="77777777" w:rsidR="00D6115E" w:rsidRPr="00E20571" w:rsidRDefault="00D6115E" w:rsidP="00064C51">
            <w:pPr>
              <w:jc w:val="center"/>
              <w:rPr>
                <w:lang w:val="en-GB"/>
              </w:rPr>
            </w:pPr>
            <w:bookmarkStart w:id="67" w:name="_Hlk496818830"/>
          </w:p>
        </w:tc>
        <w:tc>
          <w:tcPr>
            <w:tcW w:w="8508" w:type="dxa"/>
            <w:gridSpan w:val="6"/>
          </w:tcPr>
          <w:p w14:paraId="244E9469" w14:textId="77777777" w:rsidR="00D6115E" w:rsidRPr="00E20571" w:rsidRDefault="00D6115E" w:rsidP="00064C51">
            <w:pPr>
              <w:jc w:val="center"/>
              <w:cnfStyle w:val="100000000000" w:firstRow="1" w:lastRow="0" w:firstColumn="0" w:lastColumn="0" w:oddVBand="0" w:evenVBand="0" w:oddHBand="0" w:evenHBand="0" w:firstRowFirstColumn="0" w:firstRowLastColumn="0" w:lastRowFirstColumn="0" w:lastRowLastColumn="0"/>
              <w:rPr>
                <w:lang w:val="en-GB"/>
              </w:rPr>
            </w:pPr>
            <w:r w:rsidRPr="00E20571">
              <w:rPr>
                <w:lang w:val="en-GB"/>
              </w:rPr>
              <w:t>Model</w:t>
            </w:r>
          </w:p>
        </w:tc>
      </w:tr>
      <w:tr w:rsidR="00D6115E" w14:paraId="663E5976" w14:textId="77777777" w:rsidTr="00C54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vMerge/>
            <w:shd w:val="clear" w:color="auto" w:fill="5B9BD5" w:themeFill="accent1"/>
          </w:tcPr>
          <w:p w14:paraId="22333B09" w14:textId="77777777" w:rsidR="00D6115E" w:rsidRPr="00E20571" w:rsidRDefault="00D6115E" w:rsidP="00064C51">
            <w:pPr>
              <w:jc w:val="center"/>
              <w:rPr>
                <w:color w:val="FFFFFF" w:themeColor="background1"/>
                <w:lang w:val="en-GB"/>
              </w:rPr>
            </w:pPr>
          </w:p>
        </w:tc>
        <w:tc>
          <w:tcPr>
            <w:tcW w:w="3033" w:type="dxa"/>
            <w:gridSpan w:val="2"/>
            <w:tcBorders>
              <w:right w:val="single" w:sz="4" w:space="0" w:color="9CC2E5" w:themeColor="accent1" w:themeTint="99"/>
            </w:tcBorders>
            <w:shd w:val="clear" w:color="auto" w:fill="5B9BD5" w:themeFill="accent1"/>
          </w:tcPr>
          <w:p w14:paraId="226C79F3" w14:textId="77777777" w:rsidR="00D6115E" w:rsidRPr="00E20571" w:rsidRDefault="00D6115E" w:rsidP="00064C51">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E20571">
              <w:rPr>
                <w:b/>
                <w:color w:val="FFFFFF" w:themeColor="background1"/>
                <w:lang w:val="en-GB"/>
              </w:rPr>
              <w:t>ER</w:t>
            </w:r>
          </w:p>
        </w:tc>
        <w:tc>
          <w:tcPr>
            <w:tcW w:w="2686" w:type="dxa"/>
            <w:gridSpan w:val="2"/>
            <w:tcBorders>
              <w:left w:val="single" w:sz="4" w:space="0" w:color="9CC2E5" w:themeColor="accent1" w:themeTint="99"/>
              <w:right w:val="single" w:sz="4" w:space="0" w:color="9CC2E5" w:themeColor="accent1" w:themeTint="99"/>
            </w:tcBorders>
            <w:shd w:val="clear" w:color="auto" w:fill="5B9BD5" w:themeFill="accent1"/>
          </w:tcPr>
          <w:p w14:paraId="368F232A" w14:textId="77777777" w:rsidR="00D6115E" w:rsidRPr="00E20571" w:rsidRDefault="00D6115E" w:rsidP="00064C51">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E20571">
              <w:rPr>
                <w:b/>
                <w:color w:val="FFFFFF" w:themeColor="background1"/>
                <w:lang w:val="en-GB"/>
              </w:rPr>
              <w:t>ARD</w:t>
            </w:r>
          </w:p>
        </w:tc>
        <w:tc>
          <w:tcPr>
            <w:tcW w:w="2789" w:type="dxa"/>
            <w:gridSpan w:val="2"/>
            <w:tcBorders>
              <w:left w:val="single" w:sz="4" w:space="0" w:color="9CC2E5" w:themeColor="accent1" w:themeTint="99"/>
            </w:tcBorders>
            <w:shd w:val="clear" w:color="auto" w:fill="5B9BD5" w:themeFill="accent1"/>
          </w:tcPr>
          <w:p w14:paraId="2C44CB77" w14:textId="77777777" w:rsidR="00D6115E" w:rsidRPr="00E20571" w:rsidRDefault="00D6115E" w:rsidP="00064C51">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E20571">
              <w:rPr>
                <w:b/>
                <w:color w:val="FFFFFF" w:themeColor="background1"/>
                <w:lang w:val="en-GB"/>
              </w:rPr>
              <w:t>SYM</w:t>
            </w:r>
          </w:p>
        </w:tc>
      </w:tr>
      <w:tr w:rsidR="00D6115E" w14:paraId="24C7EAAC" w14:textId="77777777" w:rsidTr="00C54AFB">
        <w:tc>
          <w:tcPr>
            <w:cnfStyle w:val="001000000000" w:firstRow="0" w:lastRow="0" w:firstColumn="1" w:lastColumn="0" w:oddVBand="0" w:evenVBand="0" w:oddHBand="0" w:evenHBand="0" w:firstRowFirstColumn="0" w:firstRowLastColumn="0" w:lastRowFirstColumn="0" w:lastRowLastColumn="0"/>
            <w:tcW w:w="1346" w:type="dxa"/>
          </w:tcPr>
          <w:p w14:paraId="00FAFDC8" w14:textId="77777777" w:rsidR="00D6115E" w:rsidRDefault="00D6115E" w:rsidP="00064C51">
            <w:pPr>
              <w:jc w:val="both"/>
              <w:rPr>
                <w:lang w:val="en-GB"/>
              </w:rPr>
            </w:pPr>
            <w:r>
              <w:rPr>
                <w:lang w:val="en-GB"/>
              </w:rPr>
              <w:t>Node</w:t>
            </w:r>
          </w:p>
        </w:tc>
        <w:tc>
          <w:tcPr>
            <w:tcW w:w="1369" w:type="dxa"/>
          </w:tcPr>
          <w:p w14:paraId="37E68313" w14:textId="77777777" w:rsidR="00D6115E" w:rsidRPr="00E20571" w:rsidRDefault="00D6115E" w:rsidP="00064C51">
            <w:pPr>
              <w:jc w:val="center"/>
              <w:cnfStyle w:val="000000000000" w:firstRow="0" w:lastRow="0" w:firstColumn="0" w:lastColumn="0" w:oddVBand="0" w:evenVBand="0" w:oddHBand="0" w:evenHBand="0" w:firstRowFirstColumn="0" w:firstRowLastColumn="0" w:lastRowFirstColumn="0" w:lastRowLastColumn="0"/>
              <w:rPr>
                <w:b/>
                <w:lang w:val="en-GB"/>
              </w:rPr>
            </w:pPr>
            <w:r w:rsidRPr="00E20571">
              <w:rPr>
                <w:b/>
                <w:lang w:val="en-GB"/>
              </w:rPr>
              <w:t>p</w:t>
            </w:r>
            <w:r w:rsidRPr="00E20571">
              <w:rPr>
                <w:b/>
                <w:vertAlign w:val="subscript"/>
                <w:lang w:val="en-GB"/>
              </w:rPr>
              <w:t>f</w:t>
            </w:r>
          </w:p>
        </w:tc>
        <w:tc>
          <w:tcPr>
            <w:tcW w:w="1664" w:type="dxa"/>
            <w:tcBorders>
              <w:right w:val="single" w:sz="4" w:space="0" w:color="5B9BD5" w:themeColor="accent1"/>
            </w:tcBorders>
          </w:tcPr>
          <w:p w14:paraId="213F4A32" w14:textId="77777777" w:rsidR="00D6115E" w:rsidRPr="00E20571" w:rsidRDefault="00D6115E" w:rsidP="00064C51">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E20571">
              <w:rPr>
                <w:b/>
                <w:lang w:val="en-GB"/>
              </w:rPr>
              <w:t>B</w:t>
            </w:r>
            <w:r w:rsidRPr="00E20571">
              <w:rPr>
                <w:b/>
                <w:vertAlign w:val="subscript"/>
                <w:lang w:val="en-GB"/>
              </w:rPr>
              <w:t>f</w:t>
            </w:r>
          </w:p>
        </w:tc>
        <w:tc>
          <w:tcPr>
            <w:tcW w:w="1341" w:type="dxa"/>
            <w:tcBorders>
              <w:left w:val="single" w:sz="4" w:space="0" w:color="5B9BD5" w:themeColor="accent1"/>
            </w:tcBorders>
          </w:tcPr>
          <w:p w14:paraId="140E1A63" w14:textId="77777777" w:rsidR="00D6115E" w:rsidRPr="00E20571" w:rsidRDefault="00D6115E" w:rsidP="00064C51">
            <w:pPr>
              <w:jc w:val="center"/>
              <w:cnfStyle w:val="000000000000" w:firstRow="0" w:lastRow="0" w:firstColumn="0" w:lastColumn="0" w:oddVBand="0" w:evenVBand="0" w:oddHBand="0" w:evenHBand="0" w:firstRowFirstColumn="0" w:firstRowLastColumn="0" w:lastRowFirstColumn="0" w:lastRowLastColumn="0"/>
              <w:rPr>
                <w:b/>
                <w:lang w:val="en-GB"/>
              </w:rPr>
            </w:pPr>
            <w:r w:rsidRPr="00E20571">
              <w:rPr>
                <w:b/>
                <w:lang w:val="en-GB"/>
              </w:rPr>
              <w:t>p</w:t>
            </w:r>
            <w:r w:rsidRPr="00E20571">
              <w:rPr>
                <w:b/>
                <w:vertAlign w:val="subscript"/>
                <w:lang w:val="en-GB"/>
              </w:rPr>
              <w:t>f</w:t>
            </w:r>
          </w:p>
        </w:tc>
        <w:tc>
          <w:tcPr>
            <w:tcW w:w="1345" w:type="dxa"/>
            <w:tcBorders>
              <w:right w:val="single" w:sz="4" w:space="0" w:color="5B9BD5" w:themeColor="accent1"/>
            </w:tcBorders>
          </w:tcPr>
          <w:p w14:paraId="7C17009B" w14:textId="77777777" w:rsidR="00D6115E" w:rsidRPr="00E20571" w:rsidRDefault="00D6115E" w:rsidP="00064C51">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E20571">
              <w:rPr>
                <w:b/>
                <w:lang w:val="en-GB"/>
              </w:rPr>
              <w:t>B</w:t>
            </w:r>
            <w:r w:rsidRPr="00E20571">
              <w:rPr>
                <w:b/>
                <w:vertAlign w:val="subscript"/>
                <w:lang w:val="en-GB"/>
              </w:rPr>
              <w:t>f</w:t>
            </w:r>
          </w:p>
        </w:tc>
        <w:tc>
          <w:tcPr>
            <w:tcW w:w="1348" w:type="dxa"/>
            <w:tcBorders>
              <w:left w:val="single" w:sz="4" w:space="0" w:color="5B9BD5" w:themeColor="accent1"/>
            </w:tcBorders>
          </w:tcPr>
          <w:p w14:paraId="197F46CD" w14:textId="77777777" w:rsidR="00D6115E" w:rsidRPr="00E20571" w:rsidRDefault="00D6115E" w:rsidP="00064C51">
            <w:pPr>
              <w:jc w:val="center"/>
              <w:cnfStyle w:val="000000000000" w:firstRow="0" w:lastRow="0" w:firstColumn="0" w:lastColumn="0" w:oddVBand="0" w:evenVBand="0" w:oddHBand="0" w:evenHBand="0" w:firstRowFirstColumn="0" w:firstRowLastColumn="0" w:lastRowFirstColumn="0" w:lastRowLastColumn="0"/>
              <w:rPr>
                <w:b/>
                <w:lang w:val="en-GB"/>
              </w:rPr>
            </w:pPr>
            <w:r w:rsidRPr="00E20571">
              <w:rPr>
                <w:b/>
                <w:lang w:val="en-GB"/>
              </w:rPr>
              <w:t>p</w:t>
            </w:r>
            <w:r w:rsidRPr="00E20571">
              <w:rPr>
                <w:b/>
                <w:vertAlign w:val="subscript"/>
                <w:lang w:val="en-GB"/>
              </w:rPr>
              <w:t>f</w:t>
            </w:r>
          </w:p>
        </w:tc>
        <w:tc>
          <w:tcPr>
            <w:tcW w:w="1441" w:type="dxa"/>
          </w:tcPr>
          <w:p w14:paraId="42CBF021" w14:textId="77777777" w:rsidR="00D6115E" w:rsidRPr="00E20571" w:rsidRDefault="00D6115E" w:rsidP="00064C51">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E20571">
              <w:rPr>
                <w:b/>
                <w:lang w:val="en-GB"/>
              </w:rPr>
              <w:t>B</w:t>
            </w:r>
            <w:r w:rsidRPr="00E20571">
              <w:rPr>
                <w:b/>
                <w:vertAlign w:val="subscript"/>
                <w:lang w:val="en-GB"/>
              </w:rPr>
              <w:t>f</w:t>
            </w:r>
          </w:p>
        </w:tc>
      </w:tr>
      <w:tr w:rsidR="00C54AFB" w14:paraId="282BF605" w14:textId="77777777" w:rsidTr="00C54AFB">
        <w:tblPrEx>
          <w:tblW w:w="0" w:type="auto"/>
          <w:tblPrExChange w:id="68" w:author="Giorgio Bianchini" w:date="2017-10-29T18:31: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Change w:id="69" w:author="Giorgio Bianchini" w:date="2017-10-29T18:31:00Z">
              <w:tcPr>
                <w:tcW w:w="1365" w:type="dxa"/>
                <w:gridSpan w:val="2"/>
              </w:tcPr>
            </w:tcPrChange>
          </w:tcPr>
          <w:p w14:paraId="2482834E" w14:textId="77777777" w:rsidR="00C54AFB" w:rsidRDefault="00C54AFB" w:rsidP="00C54AFB">
            <w:pPr>
              <w:jc w:val="both"/>
              <w:cnfStyle w:val="001000100000" w:firstRow="0" w:lastRow="0" w:firstColumn="1" w:lastColumn="0" w:oddVBand="0" w:evenVBand="0" w:oddHBand="1" w:evenHBand="0" w:firstRowFirstColumn="0" w:firstRowLastColumn="0" w:lastRowFirstColumn="0" w:lastRowLastColumn="0"/>
              <w:rPr>
                <w:lang w:val="en-GB"/>
              </w:rPr>
            </w:pPr>
            <w:r>
              <w:rPr>
                <w:lang w:val="en-GB"/>
              </w:rPr>
              <w:t>Root</w:t>
            </w:r>
          </w:p>
        </w:tc>
        <w:tc>
          <w:tcPr>
            <w:tcW w:w="1369" w:type="dxa"/>
            <w:vAlign w:val="bottom"/>
            <w:tcPrChange w:id="70" w:author="Giorgio Bianchini" w:date="2017-10-29T18:31:00Z">
              <w:tcPr>
                <w:tcW w:w="1373" w:type="dxa"/>
                <w:gridSpan w:val="2"/>
                <w:vAlign w:val="bottom"/>
              </w:tcPr>
            </w:tcPrChange>
          </w:tcPr>
          <w:p w14:paraId="3DF4115E" w14:textId="1CD490B4"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lang w:val="en-GB"/>
              </w:rPr>
            </w:pPr>
            <w:ins w:id="71" w:author="Giorgio Bianchini" w:date="2017-10-29T18:28:00Z">
              <w:r>
                <w:rPr>
                  <w:rFonts w:ascii="Calibri" w:hAnsi="Calibri" w:cs="Calibri"/>
                  <w:color w:val="000000"/>
                </w:rPr>
                <w:t>0,741</w:t>
              </w:r>
            </w:ins>
            <w:del w:id="72" w:author="Giorgio Bianchini" w:date="2017-10-29T18:28:00Z">
              <w:r w:rsidDel="005E3F3C">
                <w:rPr>
                  <w:rFonts w:ascii="Calibri" w:hAnsi="Calibri" w:cs="Calibri"/>
                  <w:color w:val="000000"/>
                </w:rPr>
                <w:delText>0,740</w:delText>
              </w:r>
            </w:del>
          </w:p>
        </w:tc>
        <w:tc>
          <w:tcPr>
            <w:tcW w:w="1664" w:type="dxa"/>
            <w:tcBorders>
              <w:right w:val="single" w:sz="4" w:space="0" w:color="5B9BD5" w:themeColor="accent1"/>
            </w:tcBorders>
            <w:vAlign w:val="bottom"/>
            <w:tcPrChange w:id="73" w:author="Giorgio Bianchini" w:date="2017-10-29T18:31:00Z">
              <w:tcPr>
                <w:tcW w:w="1664" w:type="dxa"/>
                <w:gridSpan w:val="2"/>
                <w:tcBorders>
                  <w:right w:val="single" w:sz="4" w:space="0" w:color="5B9BD5" w:themeColor="accent1"/>
                </w:tcBorders>
                <w:vAlign w:val="bottom"/>
              </w:tcPr>
            </w:tcPrChange>
          </w:tcPr>
          <w:p w14:paraId="574B084E" w14:textId="7EC5B62F"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lang w:val="en-GB"/>
              </w:rPr>
            </w:pPr>
            <w:ins w:id="74" w:author="Giorgio Bianchini" w:date="2017-10-29T18:29:00Z">
              <w:r>
                <w:rPr>
                  <w:rFonts w:ascii="Calibri" w:hAnsi="Calibri" w:cs="Calibri"/>
                  <w:color w:val="000000"/>
                </w:rPr>
                <w:t>174,414</w:t>
              </w:r>
            </w:ins>
            <w:del w:id="75" w:author="Giorgio Bianchini" w:date="2017-10-29T18:29:00Z">
              <w:r w:rsidDel="00A95806">
                <w:rPr>
                  <w:rFonts w:ascii="Calibri" w:hAnsi="Calibri" w:cs="Calibri"/>
                  <w:color w:val="000000"/>
                </w:rPr>
                <w:delText>175,324</w:delText>
              </w:r>
            </w:del>
          </w:p>
        </w:tc>
        <w:tc>
          <w:tcPr>
            <w:tcW w:w="1341" w:type="dxa"/>
            <w:tcBorders>
              <w:left w:val="single" w:sz="4" w:space="0" w:color="5B9BD5" w:themeColor="accent1"/>
            </w:tcBorders>
            <w:vAlign w:val="bottom"/>
            <w:tcPrChange w:id="76" w:author="Giorgio Bianchini" w:date="2017-10-29T18:31:00Z">
              <w:tcPr>
                <w:tcW w:w="1359" w:type="dxa"/>
                <w:gridSpan w:val="2"/>
                <w:tcBorders>
                  <w:left w:val="single" w:sz="4" w:space="0" w:color="5B9BD5" w:themeColor="accent1"/>
                </w:tcBorders>
                <w:vAlign w:val="bottom"/>
              </w:tcPr>
            </w:tcPrChange>
          </w:tcPr>
          <w:p w14:paraId="748A8B46" w14:textId="3616A7BC"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77" w:author="Giorgio Bianchini" w:date="2017-10-29T18:31:00Z">
              <w:r>
                <w:rPr>
                  <w:rFonts w:ascii="Calibri" w:hAnsi="Calibri" w:cs="Calibri"/>
                  <w:color w:val="000000"/>
                </w:rPr>
                <w:t>0,805</w:t>
              </w:r>
            </w:ins>
          </w:p>
        </w:tc>
        <w:tc>
          <w:tcPr>
            <w:tcW w:w="1345" w:type="dxa"/>
            <w:tcBorders>
              <w:right w:val="single" w:sz="4" w:space="0" w:color="5B9BD5" w:themeColor="accent1"/>
            </w:tcBorders>
            <w:vAlign w:val="bottom"/>
            <w:tcPrChange w:id="78" w:author="Giorgio Bianchini" w:date="2017-10-29T18:31:00Z">
              <w:tcPr>
                <w:tcW w:w="1360" w:type="dxa"/>
                <w:gridSpan w:val="2"/>
                <w:tcBorders>
                  <w:right w:val="single" w:sz="4" w:space="0" w:color="5B9BD5" w:themeColor="accent1"/>
                </w:tcBorders>
              </w:tcPr>
            </w:tcPrChange>
          </w:tcPr>
          <w:p w14:paraId="020DEEB3" w14:textId="3F00AE4D" w:rsidR="00C54AFB" w:rsidRPr="00FD7189" w:rsidRDefault="00C54AFB" w:rsidP="00C54AFB">
            <w:pPr>
              <w:jc w:val="center"/>
              <w:cnfStyle w:val="000000100000" w:firstRow="0" w:lastRow="0" w:firstColumn="0" w:lastColumn="0" w:oddVBand="0" w:evenVBand="0" w:oddHBand="1" w:evenHBand="0" w:firstRowFirstColumn="0" w:firstRowLastColumn="0" w:lastRowFirstColumn="0" w:lastRowLastColumn="0"/>
            </w:pPr>
            <w:ins w:id="79" w:author="Giorgio Bianchini" w:date="2017-10-29T18:31:00Z">
              <w:r>
                <w:rPr>
                  <w:rFonts w:ascii="Calibri" w:hAnsi="Calibri" w:cs="Calibri"/>
                  <w:color w:val="000000"/>
                </w:rPr>
                <w:t>80,503</w:t>
              </w:r>
            </w:ins>
          </w:p>
        </w:tc>
        <w:tc>
          <w:tcPr>
            <w:tcW w:w="1348" w:type="dxa"/>
            <w:tcBorders>
              <w:left w:val="single" w:sz="4" w:space="0" w:color="5B9BD5" w:themeColor="accent1"/>
            </w:tcBorders>
            <w:vAlign w:val="bottom"/>
            <w:tcPrChange w:id="80" w:author="Giorgio Bianchini" w:date="2017-10-29T18:31:00Z">
              <w:tcPr>
                <w:tcW w:w="1366" w:type="dxa"/>
                <w:gridSpan w:val="2"/>
                <w:tcBorders>
                  <w:left w:val="single" w:sz="4" w:space="0" w:color="5B9BD5" w:themeColor="accent1"/>
                </w:tcBorders>
                <w:vAlign w:val="bottom"/>
              </w:tcPr>
            </w:tcPrChange>
          </w:tcPr>
          <w:p w14:paraId="6B8AFCA7" w14:textId="693664CE"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81" w:author="Giorgio Bianchini" w:date="2017-10-29T18:35:00Z">
              <w:r>
                <w:rPr>
                  <w:rFonts w:ascii="Calibri" w:hAnsi="Calibri" w:cs="Calibri"/>
                  <w:color w:val="000000"/>
                </w:rPr>
                <w:t>0,739</w:t>
              </w:r>
            </w:ins>
            <w:del w:id="82" w:author="Giorgio Bianchini" w:date="2017-10-29T18:35:00Z">
              <w:r w:rsidDel="00E3273F">
                <w:rPr>
                  <w:rFonts w:ascii="Calibri" w:hAnsi="Calibri" w:cs="Calibri"/>
                  <w:color w:val="000000"/>
                </w:rPr>
                <w:delText>0,739</w:delText>
              </w:r>
            </w:del>
          </w:p>
        </w:tc>
        <w:tc>
          <w:tcPr>
            <w:tcW w:w="1441" w:type="dxa"/>
            <w:vAlign w:val="bottom"/>
            <w:tcPrChange w:id="83" w:author="Giorgio Bianchini" w:date="2017-10-29T18:31:00Z">
              <w:tcPr>
                <w:tcW w:w="1367" w:type="dxa"/>
                <w:vAlign w:val="bottom"/>
              </w:tcPr>
            </w:tcPrChange>
          </w:tcPr>
          <w:p w14:paraId="4E0B7247" w14:textId="225265DF" w:rsidR="00C54AFB" w:rsidRPr="00F26B2D" w:rsidRDefault="00C54AFB" w:rsidP="00C54AFB">
            <w:pPr>
              <w:jc w:val="center"/>
              <w:cnfStyle w:val="000000100000" w:firstRow="0" w:lastRow="0" w:firstColumn="0" w:lastColumn="0" w:oddVBand="0" w:evenVBand="0" w:oddHBand="1" w:evenHBand="0" w:firstRowFirstColumn="0" w:firstRowLastColumn="0" w:lastRowFirstColumn="0" w:lastRowLastColumn="0"/>
            </w:pPr>
            <w:ins w:id="84" w:author="Giorgio Bianchini" w:date="2017-10-29T18:35:00Z">
              <w:r>
                <w:rPr>
                  <w:rFonts w:ascii="Calibri" w:hAnsi="Calibri" w:cs="Calibri"/>
                  <w:color w:val="000000"/>
                </w:rPr>
                <w:t>87,942</w:t>
              </w:r>
            </w:ins>
            <w:del w:id="85" w:author="Giorgio Bianchini" w:date="2017-10-29T18:35:00Z">
              <w:r w:rsidDel="009B7B09">
                <w:rPr>
                  <w:rFonts w:ascii="Calibri" w:hAnsi="Calibri" w:cs="Calibri"/>
                  <w:color w:val="000000"/>
                </w:rPr>
                <w:delText>87,942</w:delText>
              </w:r>
            </w:del>
          </w:p>
        </w:tc>
      </w:tr>
      <w:tr w:rsidR="00C54AFB" w14:paraId="28167A7F" w14:textId="77777777" w:rsidTr="00C54AFB">
        <w:tblPrEx>
          <w:tblW w:w="0" w:type="auto"/>
          <w:tblPrExChange w:id="86" w:author="Giorgio Bianchini" w:date="2017-10-29T18:31: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1346" w:type="dxa"/>
            <w:tcPrChange w:id="87" w:author="Giorgio Bianchini" w:date="2017-10-29T18:31:00Z">
              <w:tcPr>
                <w:tcW w:w="1365" w:type="dxa"/>
                <w:gridSpan w:val="2"/>
              </w:tcPr>
            </w:tcPrChange>
          </w:tcPr>
          <w:p w14:paraId="3989EAB2" w14:textId="77777777" w:rsidR="00C54AFB" w:rsidRDefault="00C54AFB" w:rsidP="00C54AFB">
            <w:pPr>
              <w:jc w:val="both"/>
              <w:rPr>
                <w:lang w:val="en-GB"/>
              </w:rPr>
            </w:pPr>
            <w:r>
              <w:rPr>
                <w:lang w:val="en-GB"/>
              </w:rPr>
              <w:t>G+A</w:t>
            </w:r>
          </w:p>
        </w:tc>
        <w:tc>
          <w:tcPr>
            <w:tcW w:w="1369" w:type="dxa"/>
            <w:vAlign w:val="bottom"/>
            <w:tcPrChange w:id="88" w:author="Giorgio Bianchini" w:date="2017-10-29T18:31:00Z">
              <w:tcPr>
                <w:tcW w:w="1373" w:type="dxa"/>
                <w:gridSpan w:val="2"/>
                <w:vAlign w:val="bottom"/>
              </w:tcPr>
            </w:tcPrChange>
          </w:tcPr>
          <w:p w14:paraId="7AFD7013" w14:textId="5D54A252" w:rsidR="00C54AFB" w:rsidRDefault="00C54AFB" w:rsidP="00C54AFB">
            <w:pPr>
              <w:jc w:val="center"/>
              <w:cnfStyle w:val="000000000000" w:firstRow="0" w:lastRow="0" w:firstColumn="0" w:lastColumn="0" w:oddVBand="0" w:evenVBand="0" w:oddHBand="0" w:evenHBand="0" w:firstRowFirstColumn="0" w:firstRowLastColumn="0" w:lastRowFirstColumn="0" w:lastRowLastColumn="0"/>
              <w:rPr>
                <w:lang w:val="en-GB"/>
              </w:rPr>
            </w:pPr>
            <w:ins w:id="89" w:author="Giorgio Bianchini" w:date="2017-10-29T18:28:00Z">
              <w:r>
                <w:rPr>
                  <w:rFonts w:ascii="Calibri" w:hAnsi="Calibri" w:cs="Calibri"/>
                  <w:color w:val="000000"/>
                </w:rPr>
                <w:t>0,989</w:t>
              </w:r>
            </w:ins>
            <w:del w:id="90" w:author="Giorgio Bianchini" w:date="2017-10-29T18:28:00Z">
              <w:r w:rsidDel="005E3F3C">
                <w:rPr>
                  <w:rFonts w:ascii="Calibri" w:hAnsi="Calibri" w:cs="Calibri"/>
                  <w:color w:val="000000"/>
                </w:rPr>
                <w:delText>0,993</w:delText>
              </w:r>
            </w:del>
          </w:p>
        </w:tc>
        <w:tc>
          <w:tcPr>
            <w:tcW w:w="1664" w:type="dxa"/>
            <w:tcBorders>
              <w:right w:val="single" w:sz="4" w:space="0" w:color="5B9BD5" w:themeColor="accent1"/>
            </w:tcBorders>
            <w:vAlign w:val="bottom"/>
            <w:tcPrChange w:id="91" w:author="Giorgio Bianchini" w:date="2017-10-29T18:31:00Z">
              <w:tcPr>
                <w:tcW w:w="1664" w:type="dxa"/>
                <w:gridSpan w:val="2"/>
                <w:tcBorders>
                  <w:right w:val="single" w:sz="4" w:space="0" w:color="5B9BD5" w:themeColor="accent1"/>
                </w:tcBorders>
                <w:vAlign w:val="bottom"/>
              </w:tcPr>
            </w:tcPrChange>
          </w:tcPr>
          <w:p w14:paraId="67C178B1" w14:textId="34D7E356" w:rsidR="00C54AFB" w:rsidRDefault="00C54AFB" w:rsidP="00C54AFB">
            <w:pPr>
              <w:jc w:val="center"/>
              <w:cnfStyle w:val="000000000000" w:firstRow="0" w:lastRow="0" w:firstColumn="0" w:lastColumn="0" w:oddVBand="0" w:evenVBand="0" w:oddHBand="0" w:evenHBand="0" w:firstRowFirstColumn="0" w:firstRowLastColumn="0" w:lastRowFirstColumn="0" w:lastRowLastColumn="0"/>
              <w:rPr>
                <w:lang w:val="en-GB"/>
              </w:rPr>
            </w:pPr>
            <w:ins w:id="92" w:author="Giorgio Bianchini" w:date="2017-10-29T18:29:00Z">
              <w:r>
                <w:rPr>
                  <w:rFonts w:ascii="Calibri" w:hAnsi="Calibri" w:cs="Calibri"/>
                  <w:color w:val="000000"/>
                </w:rPr>
                <w:t>3,696</w:t>
              </w:r>
            </w:ins>
            <w:del w:id="93" w:author="Giorgio Bianchini" w:date="2017-10-29T18:29:00Z">
              <w:r w:rsidDel="00A95806">
                <w:rPr>
                  <w:rFonts w:ascii="Calibri" w:hAnsi="Calibri" w:cs="Calibri"/>
                  <w:color w:val="000000"/>
                </w:rPr>
                <w:delText>2,511</w:delText>
              </w:r>
            </w:del>
          </w:p>
        </w:tc>
        <w:tc>
          <w:tcPr>
            <w:tcW w:w="1341" w:type="dxa"/>
            <w:tcBorders>
              <w:left w:val="single" w:sz="4" w:space="0" w:color="5B9BD5" w:themeColor="accent1"/>
            </w:tcBorders>
            <w:vAlign w:val="bottom"/>
            <w:tcPrChange w:id="94" w:author="Giorgio Bianchini" w:date="2017-10-29T18:31:00Z">
              <w:tcPr>
                <w:tcW w:w="1359" w:type="dxa"/>
                <w:gridSpan w:val="2"/>
                <w:tcBorders>
                  <w:left w:val="single" w:sz="4" w:space="0" w:color="5B9BD5" w:themeColor="accent1"/>
                </w:tcBorders>
                <w:vAlign w:val="bottom"/>
              </w:tcPr>
            </w:tcPrChange>
          </w:tcPr>
          <w:p w14:paraId="04401ECF" w14:textId="1E2DB1E3" w:rsidR="00C54AFB" w:rsidRDefault="00C54AFB" w:rsidP="00C54A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ins w:id="95" w:author="Giorgio Bianchini" w:date="2017-10-29T18:31:00Z">
              <w:r>
                <w:rPr>
                  <w:rFonts w:ascii="Calibri" w:hAnsi="Calibri" w:cs="Calibri"/>
                  <w:color w:val="000000"/>
                </w:rPr>
                <w:t>0,965</w:t>
              </w:r>
            </w:ins>
          </w:p>
        </w:tc>
        <w:tc>
          <w:tcPr>
            <w:tcW w:w="1345" w:type="dxa"/>
            <w:tcBorders>
              <w:right w:val="single" w:sz="4" w:space="0" w:color="5B9BD5" w:themeColor="accent1"/>
            </w:tcBorders>
            <w:vAlign w:val="bottom"/>
            <w:tcPrChange w:id="96" w:author="Giorgio Bianchini" w:date="2017-10-29T18:31:00Z">
              <w:tcPr>
                <w:tcW w:w="1360" w:type="dxa"/>
                <w:gridSpan w:val="2"/>
                <w:tcBorders>
                  <w:right w:val="single" w:sz="4" w:space="0" w:color="5B9BD5" w:themeColor="accent1"/>
                </w:tcBorders>
              </w:tcPr>
            </w:tcPrChange>
          </w:tcPr>
          <w:p w14:paraId="2AEA8C05" w14:textId="182B9492" w:rsidR="00C54AFB" w:rsidRPr="00FD7189" w:rsidRDefault="00C54AFB" w:rsidP="00C54AFB">
            <w:pPr>
              <w:jc w:val="center"/>
              <w:cnfStyle w:val="000000000000" w:firstRow="0" w:lastRow="0" w:firstColumn="0" w:lastColumn="0" w:oddVBand="0" w:evenVBand="0" w:oddHBand="0" w:evenHBand="0" w:firstRowFirstColumn="0" w:firstRowLastColumn="0" w:lastRowFirstColumn="0" w:lastRowLastColumn="0"/>
            </w:pPr>
            <w:ins w:id="97" w:author="Giorgio Bianchini" w:date="2017-10-29T18:31:00Z">
              <w:r>
                <w:rPr>
                  <w:rFonts w:ascii="Calibri" w:hAnsi="Calibri" w:cs="Calibri"/>
                  <w:color w:val="000000"/>
                </w:rPr>
                <w:t>18,098</w:t>
              </w:r>
            </w:ins>
          </w:p>
        </w:tc>
        <w:tc>
          <w:tcPr>
            <w:tcW w:w="1348" w:type="dxa"/>
            <w:tcBorders>
              <w:left w:val="single" w:sz="4" w:space="0" w:color="5B9BD5" w:themeColor="accent1"/>
            </w:tcBorders>
            <w:vAlign w:val="bottom"/>
            <w:tcPrChange w:id="98" w:author="Giorgio Bianchini" w:date="2017-10-29T18:31:00Z">
              <w:tcPr>
                <w:tcW w:w="1366" w:type="dxa"/>
                <w:gridSpan w:val="2"/>
                <w:tcBorders>
                  <w:left w:val="single" w:sz="4" w:space="0" w:color="5B9BD5" w:themeColor="accent1"/>
                </w:tcBorders>
                <w:vAlign w:val="bottom"/>
              </w:tcPr>
            </w:tcPrChange>
          </w:tcPr>
          <w:p w14:paraId="030A64BA" w14:textId="5CD775D9" w:rsidR="00C54AFB" w:rsidRDefault="00C54AFB" w:rsidP="00C54A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ins w:id="99" w:author="Giorgio Bianchini" w:date="2017-10-29T18:35:00Z">
              <w:r>
                <w:rPr>
                  <w:rFonts w:ascii="Calibri" w:hAnsi="Calibri" w:cs="Calibri"/>
                  <w:color w:val="000000"/>
                </w:rPr>
                <w:t>0,990</w:t>
              </w:r>
            </w:ins>
            <w:del w:id="100" w:author="Giorgio Bianchini" w:date="2017-10-29T18:35:00Z">
              <w:r w:rsidDel="00E3273F">
                <w:rPr>
                  <w:rFonts w:ascii="Calibri" w:hAnsi="Calibri" w:cs="Calibri"/>
                  <w:color w:val="000000"/>
                </w:rPr>
                <w:delText>0,990</w:delText>
              </w:r>
            </w:del>
          </w:p>
        </w:tc>
        <w:tc>
          <w:tcPr>
            <w:tcW w:w="1441" w:type="dxa"/>
            <w:vAlign w:val="bottom"/>
            <w:tcPrChange w:id="101" w:author="Giorgio Bianchini" w:date="2017-10-29T18:31:00Z">
              <w:tcPr>
                <w:tcW w:w="1367" w:type="dxa"/>
                <w:vAlign w:val="bottom"/>
              </w:tcPr>
            </w:tcPrChange>
          </w:tcPr>
          <w:p w14:paraId="40C6DCEE" w14:textId="783481F2" w:rsidR="00C54AFB" w:rsidRPr="00F26B2D" w:rsidRDefault="00C54AFB" w:rsidP="00C54AFB">
            <w:pPr>
              <w:jc w:val="center"/>
              <w:cnfStyle w:val="000000000000" w:firstRow="0" w:lastRow="0" w:firstColumn="0" w:lastColumn="0" w:oddVBand="0" w:evenVBand="0" w:oddHBand="0" w:evenHBand="0" w:firstRowFirstColumn="0" w:firstRowLastColumn="0" w:lastRowFirstColumn="0" w:lastRowLastColumn="0"/>
            </w:pPr>
            <w:ins w:id="102" w:author="Giorgio Bianchini" w:date="2017-10-29T18:35:00Z">
              <w:r>
                <w:rPr>
                  <w:rFonts w:ascii="Calibri" w:hAnsi="Calibri" w:cs="Calibri"/>
                  <w:color w:val="000000"/>
                </w:rPr>
                <w:t>1,673</w:t>
              </w:r>
            </w:ins>
            <w:del w:id="103" w:author="Giorgio Bianchini" w:date="2017-10-29T18:35:00Z">
              <w:r w:rsidDel="009B7B09">
                <w:rPr>
                  <w:rFonts w:ascii="Calibri" w:hAnsi="Calibri" w:cs="Calibri"/>
                  <w:color w:val="000000"/>
                </w:rPr>
                <w:delText>1,673</w:delText>
              </w:r>
            </w:del>
          </w:p>
        </w:tc>
      </w:tr>
      <w:tr w:rsidR="00C54AFB" w14:paraId="5BF48834" w14:textId="77777777" w:rsidTr="00C54AFB">
        <w:tblPrEx>
          <w:tblW w:w="0" w:type="auto"/>
          <w:tblPrExChange w:id="104" w:author="Giorgio Bianchini" w:date="2017-10-29T18:31: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Change w:id="105" w:author="Giorgio Bianchini" w:date="2017-10-29T18:31:00Z">
              <w:tcPr>
                <w:tcW w:w="1365" w:type="dxa"/>
                <w:gridSpan w:val="2"/>
              </w:tcPr>
            </w:tcPrChange>
          </w:tcPr>
          <w:p w14:paraId="01661110" w14:textId="77777777" w:rsidR="00C54AFB" w:rsidRDefault="00C54AFB" w:rsidP="00C54AFB">
            <w:pPr>
              <w:jc w:val="both"/>
              <w:cnfStyle w:val="001000100000" w:firstRow="0" w:lastRow="0" w:firstColumn="1" w:lastColumn="0" w:oddVBand="0" w:evenVBand="0" w:oddHBand="1" w:evenHBand="0" w:firstRowFirstColumn="0" w:firstRowLastColumn="0" w:lastRowFirstColumn="0" w:lastRowLastColumn="0"/>
              <w:rPr>
                <w:lang w:val="en-GB"/>
              </w:rPr>
            </w:pPr>
            <w:r>
              <w:rPr>
                <w:lang w:val="en-GB"/>
              </w:rPr>
              <w:t>A</w:t>
            </w:r>
          </w:p>
        </w:tc>
        <w:tc>
          <w:tcPr>
            <w:tcW w:w="1369" w:type="dxa"/>
            <w:vAlign w:val="bottom"/>
            <w:tcPrChange w:id="106" w:author="Giorgio Bianchini" w:date="2017-10-29T18:31:00Z">
              <w:tcPr>
                <w:tcW w:w="1373" w:type="dxa"/>
                <w:gridSpan w:val="2"/>
                <w:vAlign w:val="bottom"/>
              </w:tcPr>
            </w:tcPrChange>
          </w:tcPr>
          <w:p w14:paraId="43A94BC2" w14:textId="4F749BEF"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lang w:val="en-GB"/>
              </w:rPr>
            </w:pPr>
            <w:ins w:id="107" w:author="Giorgio Bianchini" w:date="2017-10-29T18:28:00Z">
              <w:r>
                <w:rPr>
                  <w:rFonts w:ascii="Calibri" w:hAnsi="Calibri" w:cs="Calibri"/>
                  <w:color w:val="000000"/>
                </w:rPr>
                <w:t>0,994</w:t>
              </w:r>
            </w:ins>
            <w:del w:id="108" w:author="Giorgio Bianchini" w:date="2017-10-29T18:28:00Z">
              <w:r w:rsidDel="005E3F3C">
                <w:rPr>
                  <w:rFonts w:ascii="Calibri" w:hAnsi="Calibri" w:cs="Calibri"/>
                  <w:color w:val="000000"/>
                </w:rPr>
                <w:delText>0,995</w:delText>
              </w:r>
            </w:del>
          </w:p>
        </w:tc>
        <w:tc>
          <w:tcPr>
            <w:tcW w:w="1664" w:type="dxa"/>
            <w:tcBorders>
              <w:right w:val="single" w:sz="4" w:space="0" w:color="5B9BD5" w:themeColor="accent1"/>
            </w:tcBorders>
            <w:vAlign w:val="bottom"/>
            <w:tcPrChange w:id="109" w:author="Giorgio Bianchini" w:date="2017-10-29T18:31:00Z">
              <w:tcPr>
                <w:tcW w:w="1664" w:type="dxa"/>
                <w:gridSpan w:val="2"/>
                <w:tcBorders>
                  <w:right w:val="single" w:sz="4" w:space="0" w:color="5B9BD5" w:themeColor="accent1"/>
                </w:tcBorders>
                <w:vAlign w:val="bottom"/>
              </w:tcPr>
            </w:tcPrChange>
          </w:tcPr>
          <w:p w14:paraId="50CC2D1D" w14:textId="7F8AB517"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lang w:val="en-GB"/>
              </w:rPr>
            </w:pPr>
            <w:ins w:id="110" w:author="Giorgio Bianchini" w:date="2017-10-29T18:29:00Z">
              <w:r>
                <w:rPr>
                  <w:rFonts w:ascii="Calibri" w:hAnsi="Calibri" w:cs="Calibri"/>
                  <w:color w:val="000000"/>
                </w:rPr>
                <w:t>2,006</w:t>
              </w:r>
            </w:ins>
            <w:del w:id="111" w:author="Giorgio Bianchini" w:date="2017-10-29T18:29:00Z">
              <w:r w:rsidDel="00A95806">
                <w:rPr>
                  <w:rFonts w:ascii="Calibri" w:hAnsi="Calibri" w:cs="Calibri"/>
                  <w:color w:val="000000"/>
                </w:rPr>
                <w:delText>1,670</w:delText>
              </w:r>
            </w:del>
          </w:p>
        </w:tc>
        <w:tc>
          <w:tcPr>
            <w:tcW w:w="1341" w:type="dxa"/>
            <w:tcBorders>
              <w:left w:val="single" w:sz="4" w:space="0" w:color="5B9BD5" w:themeColor="accent1"/>
            </w:tcBorders>
            <w:vAlign w:val="bottom"/>
            <w:tcPrChange w:id="112" w:author="Giorgio Bianchini" w:date="2017-10-29T18:31:00Z">
              <w:tcPr>
                <w:tcW w:w="1359" w:type="dxa"/>
                <w:gridSpan w:val="2"/>
                <w:tcBorders>
                  <w:left w:val="single" w:sz="4" w:space="0" w:color="5B9BD5" w:themeColor="accent1"/>
                </w:tcBorders>
                <w:vAlign w:val="bottom"/>
              </w:tcPr>
            </w:tcPrChange>
          </w:tcPr>
          <w:p w14:paraId="43EB9C75" w14:textId="5A0E1C18"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113" w:author="Giorgio Bianchini" w:date="2017-10-29T18:31:00Z">
              <w:r>
                <w:rPr>
                  <w:rFonts w:ascii="Calibri" w:hAnsi="Calibri" w:cs="Calibri"/>
                  <w:color w:val="000000"/>
                </w:rPr>
                <w:t>0,980</w:t>
              </w:r>
            </w:ins>
          </w:p>
        </w:tc>
        <w:tc>
          <w:tcPr>
            <w:tcW w:w="1345" w:type="dxa"/>
            <w:tcBorders>
              <w:right w:val="single" w:sz="4" w:space="0" w:color="5B9BD5" w:themeColor="accent1"/>
            </w:tcBorders>
            <w:vAlign w:val="bottom"/>
            <w:tcPrChange w:id="114" w:author="Giorgio Bianchini" w:date="2017-10-29T18:31:00Z">
              <w:tcPr>
                <w:tcW w:w="1360" w:type="dxa"/>
                <w:gridSpan w:val="2"/>
                <w:tcBorders>
                  <w:right w:val="single" w:sz="4" w:space="0" w:color="5B9BD5" w:themeColor="accent1"/>
                </w:tcBorders>
              </w:tcPr>
            </w:tcPrChange>
          </w:tcPr>
          <w:p w14:paraId="40DE1610" w14:textId="5AEF5B49" w:rsidR="00C54AFB" w:rsidRDefault="00C54AFB" w:rsidP="00C54AFB">
            <w:pPr>
              <w:jc w:val="center"/>
              <w:cnfStyle w:val="000000100000" w:firstRow="0" w:lastRow="0" w:firstColumn="0" w:lastColumn="0" w:oddVBand="0" w:evenVBand="0" w:oddHBand="1" w:evenHBand="0" w:firstRowFirstColumn="0" w:firstRowLastColumn="0" w:lastRowFirstColumn="0" w:lastRowLastColumn="0"/>
            </w:pPr>
            <w:ins w:id="115" w:author="Giorgio Bianchini" w:date="2017-10-29T18:31:00Z">
              <w:r>
                <w:rPr>
                  <w:rFonts w:ascii="Calibri" w:hAnsi="Calibri" w:cs="Calibri"/>
                  <w:color w:val="000000"/>
                </w:rPr>
                <w:t>6,782</w:t>
              </w:r>
            </w:ins>
          </w:p>
        </w:tc>
        <w:tc>
          <w:tcPr>
            <w:tcW w:w="1348" w:type="dxa"/>
            <w:tcBorders>
              <w:left w:val="single" w:sz="4" w:space="0" w:color="5B9BD5" w:themeColor="accent1"/>
            </w:tcBorders>
            <w:vAlign w:val="bottom"/>
            <w:tcPrChange w:id="116" w:author="Giorgio Bianchini" w:date="2017-10-29T18:31:00Z">
              <w:tcPr>
                <w:tcW w:w="1366" w:type="dxa"/>
                <w:gridSpan w:val="2"/>
                <w:tcBorders>
                  <w:left w:val="single" w:sz="4" w:space="0" w:color="5B9BD5" w:themeColor="accent1"/>
                </w:tcBorders>
                <w:vAlign w:val="bottom"/>
              </w:tcPr>
            </w:tcPrChange>
          </w:tcPr>
          <w:p w14:paraId="23012A52" w14:textId="77D3FEA5" w:rsidR="00C54AFB" w:rsidRDefault="00C54AFB" w:rsidP="00C54A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117" w:author="Giorgio Bianchini" w:date="2017-10-29T18:35:00Z">
              <w:r>
                <w:rPr>
                  <w:rFonts w:ascii="Calibri" w:hAnsi="Calibri" w:cs="Calibri"/>
                  <w:color w:val="000000"/>
                </w:rPr>
                <w:t>0,992</w:t>
              </w:r>
            </w:ins>
            <w:del w:id="118" w:author="Giorgio Bianchini" w:date="2017-10-29T18:35:00Z">
              <w:r w:rsidDel="00E3273F">
                <w:rPr>
                  <w:rFonts w:ascii="Calibri" w:hAnsi="Calibri" w:cs="Calibri"/>
                  <w:color w:val="000000"/>
                </w:rPr>
                <w:delText>0,993</w:delText>
              </w:r>
            </w:del>
          </w:p>
        </w:tc>
        <w:tc>
          <w:tcPr>
            <w:tcW w:w="1441" w:type="dxa"/>
            <w:vAlign w:val="bottom"/>
            <w:tcPrChange w:id="119" w:author="Giorgio Bianchini" w:date="2017-10-29T18:31:00Z">
              <w:tcPr>
                <w:tcW w:w="1367" w:type="dxa"/>
                <w:vAlign w:val="bottom"/>
              </w:tcPr>
            </w:tcPrChange>
          </w:tcPr>
          <w:p w14:paraId="7EC162B4" w14:textId="2F48F070" w:rsidR="00C54AFB" w:rsidRDefault="00C54AFB" w:rsidP="00C54AFB">
            <w:pPr>
              <w:jc w:val="center"/>
              <w:cnfStyle w:val="000000100000" w:firstRow="0" w:lastRow="0" w:firstColumn="0" w:lastColumn="0" w:oddVBand="0" w:evenVBand="0" w:oddHBand="1" w:evenHBand="0" w:firstRowFirstColumn="0" w:firstRowLastColumn="0" w:lastRowFirstColumn="0" w:lastRowLastColumn="0"/>
            </w:pPr>
            <w:ins w:id="120" w:author="Giorgio Bianchini" w:date="2017-10-29T18:35:00Z">
              <w:r>
                <w:rPr>
                  <w:rFonts w:ascii="Calibri" w:hAnsi="Calibri" w:cs="Calibri"/>
                  <w:color w:val="000000"/>
                </w:rPr>
                <w:t>1,336</w:t>
              </w:r>
            </w:ins>
            <w:del w:id="121" w:author="Giorgio Bianchini" w:date="2017-10-29T18:35:00Z">
              <w:r w:rsidDel="009B7B09">
                <w:rPr>
                  <w:rFonts w:ascii="Calibri" w:hAnsi="Calibri" w:cs="Calibri"/>
                  <w:color w:val="000000"/>
                </w:rPr>
                <w:delText>1,168</w:delText>
              </w:r>
            </w:del>
          </w:p>
        </w:tc>
      </w:tr>
    </w:tbl>
    <w:p w14:paraId="4F1A139F" w14:textId="0CE8CA9D" w:rsidR="00D6115E" w:rsidRDefault="00D6115E" w:rsidP="00D6115E">
      <w:pPr>
        <w:pStyle w:val="Caption"/>
        <w:rPr>
          <w:rFonts w:eastAsiaTheme="minorEastAsia"/>
          <w:i w:val="0"/>
          <w:lang w:val="en-GB"/>
        </w:rPr>
      </w:pPr>
      <w:bookmarkStart w:id="122" w:name="_Ref496305750"/>
      <w:r w:rsidRPr="00E20571">
        <w:rPr>
          <w:b/>
          <w:lang w:val="en-GB"/>
        </w:rPr>
        <w:t xml:space="preserve">Table </w:t>
      </w:r>
      <w:r>
        <w:rPr>
          <w:b/>
          <w:i w:val="0"/>
          <w:iCs w:val="0"/>
          <w:lang w:val="en-GB"/>
        </w:rPr>
        <w:fldChar w:fldCharType="begin"/>
      </w:r>
      <w:r>
        <w:rPr>
          <w:b/>
          <w:lang w:val="en-GB"/>
        </w:rPr>
        <w:instrText xml:space="preserve"> SEQ Table \* ARABIC </w:instrText>
      </w:r>
      <w:r>
        <w:rPr>
          <w:b/>
          <w:i w:val="0"/>
          <w:iCs w:val="0"/>
          <w:lang w:val="en-GB"/>
        </w:rPr>
        <w:fldChar w:fldCharType="separate"/>
      </w:r>
      <w:r w:rsidR="007B0197">
        <w:rPr>
          <w:b/>
          <w:noProof/>
          <w:lang w:val="en-GB"/>
        </w:rPr>
        <w:t>7</w:t>
      </w:r>
      <w:r>
        <w:rPr>
          <w:b/>
          <w:i w:val="0"/>
          <w:iCs w:val="0"/>
          <w:lang w:val="en-GB"/>
        </w:rPr>
        <w:fldChar w:fldCharType="end"/>
      </w:r>
      <w:bookmarkEnd w:id="122"/>
      <w:r w:rsidRPr="00E20571">
        <w:rPr>
          <w:lang w:val="en-GB"/>
        </w:rPr>
        <w:t xml:space="preserve">: </w:t>
      </w:r>
      <w:r w:rsidRPr="00E20571">
        <w:rPr>
          <w:i w:val="0"/>
          <w:lang w:val="en-GB"/>
        </w:rPr>
        <w:t>Results of the Bayes factor analysis.</w:t>
      </w:r>
      <w:r>
        <w:rPr>
          <w:i w:val="0"/>
          <w:lang w:val="en-GB"/>
        </w:rPr>
        <w:t xml:space="preserve"> </w:t>
      </w:r>
      <w:r>
        <w:rPr>
          <w:b/>
          <w:i w:val="0"/>
          <w:lang w:val="en-GB"/>
        </w:rPr>
        <w:t>p</w:t>
      </w:r>
      <w:r>
        <w:rPr>
          <w:b/>
          <w:i w:val="0"/>
          <w:vertAlign w:val="subscript"/>
          <w:lang w:val="en-GB"/>
        </w:rPr>
        <w:t>f</w:t>
      </w:r>
      <w:r w:rsidRPr="00E20571">
        <w:rPr>
          <w:i w:val="0"/>
          <w:lang w:val="en-GB"/>
        </w:rPr>
        <w:t xml:space="preserve">: prior </w:t>
      </w:r>
      <w:r>
        <w:rPr>
          <w:i w:val="0"/>
          <w:lang w:val="en-GB"/>
        </w:rPr>
        <w:t xml:space="preserve">probability of the node being freshwater, </w:t>
      </w:r>
      <w:r>
        <w:rPr>
          <w:b/>
          <w:i w:val="0"/>
          <w:lang w:val="en-GB"/>
        </w:rPr>
        <w:t>B</w:t>
      </w:r>
      <w:r>
        <w:rPr>
          <w:b/>
          <w:i w:val="0"/>
          <w:vertAlign w:val="subscript"/>
          <w:lang w:val="en-GB"/>
        </w:rPr>
        <w:t>f</w:t>
      </w:r>
      <w:r>
        <w:rPr>
          <w:i w:val="0"/>
          <w:lang w:val="en-GB"/>
        </w:rPr>
        <w:t xml:space="preserve">: Bayes factor (here computed as the ratio of posterior to prior odds: </w:t>
      </w:r>
      <m:oMath>
        <m:sSub>
          <m:sSubPr>
            <m:ctrlPr>
              <w:rPr>
                <w:rFonts w:ascii="Cambria Math" w:hAnsi="Cambria Math"/>
                <w:sz w:val="20"/>
                <w:lang w:val="en-GB"/>
              </w:rPr>
            </m:ctrlPr>
          </m:sSubPr>
          <m:e>
            <m:r>
              <w:rPr>
                <w:rFonts w:ascii="Cambria Math" w:hAnsi="Cambria Math"/>
                <w:sz w:val="20"/>
                <w:lang w:val="en-GB"/>
              </w:rPr>
              <m:t>B</m:t>
            </m:r>
          </m:e>
          <m:sub>
            <m:r>
              <w:rPr>
                <w:rFonts w:ascii="Cambria Math" w:hAnsi="Cambria Math"/>
                <w:sz w:val="20"/>
                <w:lang w:val="en-GB"/>
              </w:rPr>
              <m:t>f</m:t>
            </m:r>
          </m:sub>
        </m:sSub>
        <m:r>
          <w:rPr>
            <w:rFonts w:ascii="Cambria Math" w:hAnsi="Cambria Math"/>
            <w:sz w:val="20"/>
            <w:lang w:val="en-GB"/>
          </w:rPr>
          <m:t>=</m:t>
        </m:r>
        <m:f>
          <m:fPr>
            <m:ctrlPr>
              <w:rPr>
                <w:rFonts w:ascii="Cambria Math" w:hAnsi="Cambria Math"/>
                <w:sz w:val="20"/>
                <w:lang w:val="en-GB"/>
              </w:rPr>
            </m:ctrlPr>
          </m:fPr>
          <m:num>
            <m:sSub>
              <m:sSubPr>
                <m:ctrlPr>
                  <w:rPr>
                    <w:rFonts w:ascii="Cambria Math" w:hAnsi="Cambria Math"/>
                    <w:sz w:val="20"/>
                    <w:lang w:val="en-GB"/>
                  </w:rPr>
                </m:ctrlPr>
              </m:sSubPr>
              <m:e>
                <m:r>
                  <w:rPr>
                    <w:rFonts w:ascii="Cambria Math" w:hAnsi="Cambria Math"/>
                    <w:sz w:val="20"/>
                    <w:lang w:val="en-GB"/>
                  </w:rPr>
                  <m:t>P</m:t>
                </m:r>
              </m:e>
              <m:sub>
                <m:r>
                  <w:rPr>
                    <w:rFonts w:ascii="Cambria Math" w:hAnsi="Cambria Math"/>
                    <w:sz w:val="20"/>
                    <w:lang w:val="en-GB"/>
                  </w:rPr>
                  <m:t>f</m:t>
                </m:r>
              </m:sub>
            </m:sSub>
          </m:num>
          <m:den>
            <m:r>
              <w:rPr>
                <w:rFonts w:ascii="Cambria Math" w:hAnsi="Cambria Math"/>
                <w:sz w:val="20"/>
                <w:lang w:val="en-GB"/>
              </w:rPr>
              <m:t>1-</m:t>
            </m:r>
            <m:sSub>
              <m:sSubPr>
                <m:ctrlPr>
                  <w:rPr>
                    <w:rFonts w:ascii="Cambria Math" w:hAnsi="Cambria Math"/>
                    <w:sz w:val="20"/>
                    <w:lang w:val="en-GB"/>
                  </w:rPr>
                </m:ctrlPr>
              </m:sSubPr>
              <m:e>
                <m:r>
                  <w:rPr>
                    <w:rFonts w:ascii="Cambria Math" w:hAnsi="Cambria Math"/>
                    <w:sz w:val="20"/>
                    <w:lang w:val="en-GB"/>
                  </w:rPr>
                  <m:t>P</m:t>
                </m:r>
              </m:e>
              <m:sub>
                <m:r>
                  <w:rPr>
                    <w:rFonts w:ascii="Cambria Math" w:hAnsi="Cambria Math"/>
                    <w:sz w:val="20"/>
                    <w:lang w:val="en-GB"/>
                  </w:rPr>
                  <m:t>f</m:t>
                </m:r>
              </m:sub>
            </m:sSub>
          </m:den>
        </m:f>
        <m:r>
          <w:rPr>
            <w:rFonts w:ascii="Cambria Math" w:hAnsi="Cambria Math"/>
            <w:sz w:val="20"/>
            <w:lang w:val="en-GB"/>
          </w:rPr>
          <m:t>⋅</m:t>
        </m:r>
        <m:f>
          <m:fPr>
            <m:ctrlPr>
              <w:rPr>
                <w:rFonts w:ascii="Cambria Math" w:hAnsi="Cambria Math"/>
                <w:sz w:val="20"/>
                <w:lang w:val="en-GB"/>
              </w:rPr>
            </m:ctrlPr>
          </m:fPr>
          <m:num>
            <m:r>
              <w:rPr>
                <w:rFonts w:ascii="Cambria Math" w:hAnsi="Cambria Math"/>
                <w:sz w:val="20"/>
                <w:lang w:val="en-GB"/>
              </w:rPr>
              <m:t>1-</m:t>
            </m:r>
            <m:sSub>
              <m:sSubPr>
                <m:ctrlPr>
                  <w:rPr>
                    <w:rFonts w:ascii="Cambria Math" w:hAnsi="Cambria Math"/>
                    <w:sz w:val="20"/>
                    <w:lang w:val="en-GB"/>
                  </w:rPr>
                </m:ctrlPr>
              </m:sSubPr>
              <m:e>
                <m:r>
                  <w:rPr>
                    <w:rFonts w:ascii="Cambria Math" w:hAnsi="Cambria Math"/>
                    <w:sz w:val="20"/>
                    <w:lang w:val="en-GB"/>
                  </w:rPr>
                  <m:t>p</m:t>
                </m:r>
              </m:e>
              <m:sub>
                <m:r>
                  <w:rPr>
                    <w:rFonts w:ascii="Cambria Math" w:hAnsi="Cambria Math"/>
                    <w:sz w:val="20"/>
                    <w:lang w:val="en-GB"/>
                  </w:rPr>
                  <m:t>f</m:t>
                </m:r>
              </m:sub>
            </m:sSub>
          </m:num>
          <m:den>
            <m:sSub>
              <m:sSubPr>
                <m:ctrlPr>
                  <w:rPr>
                    <w:rFonts w:ascii="Cambria Math" w:hAnsi="Cambria Math"/>
                    <w:sz w:val="20"/>
                    <w:lang w:val="en-GB"/>
                  </w:rPr>
                </m:ctrlPr>
              </m:sSubPr>
              <m:e>
                <m:r>
                  <w:rPr>
                    <w:rFonts w:ascii="Cambria Math" w:hAnsi="Cambria Math"/>
                    <w:sz w:val="20"/>
                    <w:lang w:val="en-GB"/>
                  </w:rPr>
                  <m:t>p</m:t>
                </m:r>
              </m:e>
              <m:sub>
                <m:r>
                  <w:rPr>
                    <w:rFonts w:ascii="Cambria Math" w:hAnsi="Cambria Math"/>
                    <w:sz w:val="20"/>
                    <w:lang w:val="en-GB"/>
                  </w:rPr>
                  <m:t>f</m:t>
                </m:r>
              </m:sub>
            </m:sSub>
          </m:den>
        </m:f>
      </m:oMath>
      <w:r>
        <w:rPr>
          <w:rFonts w:eastAsiaTheme="minorEastAsia"/>
          <w:i w:val="0"/>
          <w:sz w:val="20"/>
          <w:lang w:val="en-GB"/>
        </w:rPr>
        <w:t>)</w:t>
      </w:r>
      <w:del w:id="123" w:author="Giorgio Bianchini" w:date="2017-10-29T18:30:00Z">
        <w:r w:rsidR="00593A7B" w:rsidDel="00C54AFB">
          <w:rPr>
            <w:rStyle w:val="FootnoteReference"/>
            <w:rFonts w:eastAsiaTheme="minorEastAsia"/>
            <w:i w:val="0"/>
            <w:sz w:val="20"/>
            <w:lang w:val="en-GB"/>
          </w:rPr>
          <w:footnoteReference w:id="1"/>
        </w:r>
      </w:del>
      <w:r>
        <w:rPr>
          <w:rFonts w:eastAsiaTheme="minorEastAsia"/>
          <w:i w:val="0"/>
          <w:lang w:val="en-GB"/>
        </w:rPr>
        <w:t>.</w:t>
      </w:r>
    </w:p>
    <w:p w14:paraId="366FA7B5" w14:textId="7C1150D8" w:rsidR="00D6115E" w:rsidRDefault="00D6115E" w:rsidP="00D6115E">
      <w:pPr>
        <w:jc w:val="both"/>
        <w:rPr>
          <w:lang w:val="en-GB"/>
        </w:rPr>
      </w:pPr>
      <w:r>
        <w:rPr>
          <w:lang w:val="en-GB"/>
        </w:rPr>
        <w:t xml:space="preserve">This table shows that the prior on low transition rates </w:t>
      </w:r>
      <w:r w:rsidR="00593A7B">
        <w:rPr>
          <w:lang w:val="en-GB"/>
        </w:rPr>
        <w:t>does add</w:t>
      </w:r>
      <w:r>
        <w:rPr>
          <w:lang w:val="en-GB"/>
        </w:rPr>
        <w:t xml:space="preserve"> a certain bias towards the freshwater </w:t>
      </w:r>
      <w:r w:rsidR="00593A7B">
        <w:rPr>
          <w:lang w:val="en-GB"/>
        </w:rPr>
        <w:t>origin; in fact,</w:t>
      </w:r>
      <w:r>
        <w:rPr>
          <w:lang w:val="en-GB"/>
        </w:rPr>
        <w:t xml:space="preserve"> the </w:t>
      </w:r>
      <w:r w:rsidR="00593A7B">
        <w:rPr>
          <w:lang w:val="en-GB"/>
        </w:rPr>
        <w:t xml:space="preserve">contribution of the </w:t>
      </w:r>
      <w:r>
        <w:rPr>
          <w:lang w:val="en-GB"/>
        </w:rPr>
        <w:t>data (i.e., the correct topology and branch lengths)</w:t>
      </w:r>
      <w:r w:rsidR="00593A7B">
        <w:rPr>
          <w:lang w:val="en-GB"/>
        </w:rPr>
        <w:t xml:space="preserve"> to our conclusions</w:t>
      </w:r>
      <w:r>
        <w:rPr>
          <w:lang w:val="en-GB"/>
        </w:rPr>
        <w:t xml:space="preserve">, if we stand by </w:t>
      </w:r>
      <w:proofErr w:type="spellStart"/>
      <w:r>
        <w:rPr>
          <w:lang w:val="en-GB"/>
        </w:rPr>
        <w:t>Kass</w:t>
      </w:r>
      <w:proofErr w:type="spellEnd"/>
      <w:r>
        <w:rPr>
          <w:lang w:val="en-GB"/>
        </w:rPr>
        <w:t xml:space="preserve"> and Raftery’s modification</w:t>
      </w:r>
      <w:r>
        <w:rPr>
          <w:rStyle w:val="FootnoteReference"/>
          <w:lang w:val="en-GB"/>
        </w:rPr>
        <w:footnoteReference w:id="2"/>
      </w:r>
      <w:r>
        <w:rPr>
          <w:lang w:val="en-GB"/>
        </w:rPr>
        <w:t xml:space="preserve"> </w:t>
      </w:r>
      <w:sdt>
        <w:sdtPr>
          <w:rPr>
            <w:lang w:val="en-GB"/>
          </w:rPr>
          <w:id w:val="-776558578"/>
          <w:citation/>
        </w:sdtPr>
        <w:sdtContent>
          <w:r>
            <w:rPr>
              <w:lang w:val="en-GB"/>
            </w:rPr>
            <w:fldChar w:fldCharType="begin"/>
          </w:r>
          <w:r w:rsidRPr="00C92804">
            <w:rPr>
              <w:lang w:val="en-GB"/>
            </w:rPr>
            <w:instrText xml:space="preserve"> CITATION Kas95 \l 1040 </w:instrText>
          </w:r>
          <w:r>
            <w:rPr>
              <w:lang w:val="en-GB"/>
            </w:rPr>
            <w:fldChar w:fldCharType="separate"/>
          </w:r>
          <w:r w:rsidRPr="00C92804">
            <w:rPr>
              <w:noProof/>
              <w:lang w:val="en-GB"/>
            </w:rPr>
            <w:t>[7]</w:t>
          </w:r>
          <w:r>
            <w:rPr>
              <w:lang w:val="en-GB"/>
            </w:rPr>
            <w:fldChar w:fldCharType="end"/>
          </w:r>
        </w:sdtContent>
      </w:sdt>
      <w:r>
        <w:rPr>
          <w:lang w:val="en-GB"/>
        </w:rPr>
        <w:t xml:space="preserve"> to the Bayes factor interpretation table developed by Jeffreys </w:t>
      </w:r>
      <w:sdt>
        <w:sdtPr>
          <w:rPr>
            <w:lang w:val="en-GB"/>
          </w:rPr>
          <w:id w:val="-900366434"/>
          <w:citation/>
        </w:sdtPr>
        <w:sdtContent>
          <w:r>
            <w:rPr>
              <w:lang w:val="en-GB"/>
            </w:rPr>
            <w:fldChar w:fldCharType="begin"/>
          </w:r>
          <w:r w:rsidRPr="00C92804">
            <w:rPr>
              <w:lang w:val="en-GB"/>
            </w:rPr>
            <w:instrText xml:space="preserve"> CITATION Jef61 \l 1040 </w:instrText>
          </w:r>
          <w:r>
            <w:rPr>
              <w:lang w:val="en-GB"/>
            </w:rPr>
            <w:fldChar w:fldCharType="separate"/>
          </w:r>
          <w:r w:rsidRPr="00C92804">
            <w:rPr>
              <w:noProof/>
              <w:lang w:val="en-GB"/>
            </w:rPr>
            <w:t>[8]</w:t>
          </w:r>
          <w:r>
            <w:rPr>
              <w:lang w:val="en-GB"/>
            </w:rPr>
            <w:fldChar w:fldCharType="end"/>
          </w:r>
        </w:sdtContent>
      </w:sdt>
      <w:r w:rsidR="00593A7B">
        <w:rPr>
          <w:lang w:val="en-GB"/>
        </w:rPr>
        <w:t>, can be summarised like this</w:t>
      </w:r>
      <w:r>
        <w:rPr>
          <w:lang w:val="en-GB"/>
        </w:rPr>
        <w:t>:</w:t>
      </w:r>
    </w:p>
    <w:p w14:paraId="7481A8A3" w14:textId="5061FD4E" w:rsidR="00D6115E" w:rsidRDefault="00D6115E" w:rsidP="00D6115E">
      <w:pPr>
        <w:pStyle w:val="ListParagraph"/>
        <w:numPr>
          <w:ilvl w:val="0"/>
          <w:numId w:val="1"/>
        </w:numPr>
        <w:jc w:val="both"/>
        <w:rPr>
          <w:lang w:val="en-GB"/>
        </w:rPr>
      </w:pPr>
      <w:r>
        <w:rPr>
          <w:lang w:val="en-GB"/>
        </w:rPr>
        <w:t xml:space="preserve">For the ER model, </w:t>
      </w:r>
      <w:r w:rsidRPr="00C92804">
        <w:rPr>
          <w:lang w:val="en-GB"/>
        </w:rPr>
        <w:t xml:space="preserve">the data provides </w:t>
      </w:r>
      <w:r w:rsidR="00593A7B">
        <w:rPr>
          <w:i/>
          <w:lang w:val="en-GB"/>
        </w:rPr>
        <w:t>barely worth mentioning</w:t>
      </w:r>
      <w:r>
        <w:rPr>
          <w:lang w:val="en-GB"/>
        </w:rPr>
        <w:t xml:space="preserve"> evidence that the MRCA of Archaeplastida </w:t>
      </w:r>
      <w:del w:id="125" w:author="Giorgio Bianchini" w:date="2017-10-29T18:29:00Z">
        <w:r w:rsidDel="00C54AFB">
          <w:rPr>
            <w:lang w:val="en-GB"/>
          </w:rPr>
          <w:delText xml:space="preserve">and </w:delText>
        </w:r>
        <w:r w:rsidRPr="001C74D4" w:rsidDel="00C54AFB">
          <w:rPr>
            <w:i/>
            <w:lang w:val="en-GB"/>
          </w:rPr>
          <w:delText>Gloeomargarita</w:delText>
        </w:r>
        <w:r w:rsidDel="00C54AFB">
          <w:rPr>
            <w:lang w:val="en-GB"/>
          </w:rPr>
          <w:delText xml:space="preserve"> and the MRCA of Archaeplastida </w:delText>
        </w:r>
      </w:del>
      <w:r w:rsidRPr="001C74D4">
        <w:rPr>
          <w:lang w:val="en-GB"/>
        </w:rPr>
        <w:t>inhabited</w:t>
      </w:r>
      <w:r>
        <w:rPr>
          <w:lang w:val="en-GB"/>
        </w:rPr>
        <w:t xml:space="preserve"> freshwater habitats, </w:t>
      </w:r>
      <w:ins w:id="126" w:author="Giorgio Bianchini" w:date="2017-10-29T18:29:00Z">
        <w:r w:rsidR="00C54AFB">
          <w:rPr>
            <w:i/>
            <w:lang w:val="en-GB"/>
          </w:rPr>
          <w:t xml:space="preserve">positive </w:t>
        </w:r>
        <w:r w:rsidR="00C54AFB">
          <w:rPr>
            <w:lang w:val="en-GB"/>
          </w:rPr>
          <w:t xml:space="preserve">evidence that the MRCA of Archaeplastida and </w:t>
        </w:r>
        <w:r w:rsidR="00C54AFB" w:rsidRPr="00C54AFB">
          <w:rPr>
            <w:i/>
            <w:lang w:val="en-GB"/>
          </w:rPr>
          <w:t>Gloeomargarita</w:t>
        </w:r>
        <w:r w:rsidR="00C54AFB">
          <w:rPr>
            <w:lang w:val="en-GB"/>
          </w:rPr>
          <w:t xml:space="preserve"> lived in a freshwater environment, </w:t>
        </w:r>
      </w:ins>
      <w:del w:id="127" w:author="Giorgio Bianchini" w:date="2017-10-29T18:30:00Z">
        <w:r w:rsidR="00593A7B" w:rsidRPr="00C54AFB" w:rsidDel="00C54AFB">
          <w:rPr>
            <w:lang w:val="en-GB"/>
          </w:rPr>
          <w:delText>but</w:delText>
        </w:r>
        <w:r w:rsidR="00593A7B" w:rsidDel="00C54AFB">
          <w:rPr>
            <w:lang w:val="en-GB"/>
          </w:rPr>
          <w:delText xml:space="preserve"> </w:delText>
        </w:r>
      </w:del>
      <w:ins w:id="128" w:author="Giorgio Bianchini" w:date="2017-10-29T18:30:00Z">
        <w:r w:rsidR="00C54AFB">
          <w:rPr>
            <w:lang w:val="en-GB"/>
          </w:rPr>
          <w:t xml:space="preserve">and </w:t>
        </w:r>
      </w:ins>
      <w:r w:rsidR="00593A7B">
        <w:rPr>
          <w:i/>
          <w:lang w:val="en-GB"/>
        </w:rPr>
        <w:t>very s</w:t>
      </w:r>
      <w:r>
        <w:rPr>
          <w:i/>
          <w:lang w:val="en-GB"/>
        </w:rPr>
        <w:t>trong</w:t>
      </w:r>
      <w:r>
        <w:rPr>
          <w:lang w:val="en-GB"/>
        </w:rPr>
        <w:t xml:space="preserve"> evidence that the root node inhabited freshwater habitats</w:t>
      </w:r>
      <w:ins w:id="129" w:author="Giorgio Bianchini" w:date="2017-10-29T18:34:00Z">
        <w:r w:rsidR="00C54AFB">
          <w:rPr>
            <w:lang w:val="en-GB"/>
          </w:rPr>
          <w:t>.</w:t>
        </w:r>
      </w:ins>
    </w:p>
    <w:p w14:paraId="2D2F65E9" w14:textId="48C4C1F7" w:rsidR="00D6115E" w:rsidRDefault="00D6115E" w:rsidP="00D6115E">
      <w:pPr>
        <w:pStyle w:val="ListParagraph"/>
        <w:numPr>
          <w:ilvl w:val="0"/>
          <w:numId w:val="1"/>
        </w:numPr>
        <w:jc w:val="both"/>
        <w:rPr>
          <w:lang w:val="en-GB"/>
        </w:rPr>
      </w:pPr>
      <w:r>
        <w:rPr>
          <w:lang w:val="en-GB"/>
        </w:rPr>
        <w:t>For the ARD model</w:t>
      </w:r>
      <w:del w:id="130" w:author="Giorgio Bianchini" w:date="2017-10-29T18:32:00Z">
        <w:r w:rsidR="00593A7B" w:rsidDel="00C54AFB">
          <w:rPr>
            <w:lang w:val="en-GB"/>
          </w:rPr>
          <w:delText xml:space="preserve"> we have no data yet</w:delText>
        </w:r>
      </w:del>
      <w:ins w:id="131" w:author="Giorgio Bianchini" w:date="2017-10-29T18:32:00Z">
        <w:r w:rsidR="00C54AFB">
          <w:rPr>
            <w:lang w:val="en-GB"/>
          </w:rPr>
          <w:t xml:space="preserve">, the data provides </w:t>
        </w:r>
        <w:r w:rsidR="00C54AFB">
          <w:rPr>
            <w:i/>
            <w:lang w:val="en-GB"/>
          </w:rPr>
          <w:t>positive</w:t>
        </w:r>
        <w:r w:rsidR="00C54AFB">
          <w:rPr>
            <w:lang w:val="en-GB"/>
          </w:rPr>
          <w:t xml:space="preserve"> evidence that the MRCA of Archaeplastida </w:t>
        </w:r>
      </w:ins>
      <w:ins w:id="132" w:author="Giorgio Bianchini" w:date="2017-10-29T18:33:00Z">
        <w:r w:rsidR="00C54AFB">
          <w:rPr>
            <w:lang w:val="en-GB"/>
          </w:rPr>
          <w:t xml:space="preserve">and the MRCA of Archaeplastida and </w:t>
        </w:r>
        <w:r w:rsidR="00C54AFB">
          <w:rPr>
            <w:i/>
            <w:lang w:val="en-GB"/>
          </w:rPr>
          <w:t xml:space="preserve">Gloeomargarita </w:t>
        </w:r>
      </w:ins>
      <w:ins w:id="133" w:author="Giorgio Bianchini" w:date="2017-10-29T18:32:00Z">
        <w:r w:rsidR="00C54AFB">
          <w:rPr>
            <w:lang w:val="en-GB"/>
          </w:rPr>
          <w:t>lived in a freshwater habitat</w:t>
        </w:r>
      </w:ins>
      <w:ins w:id="134" w:author="Giorgio Bianchini" w:date="2017-10-29T18:33:00Z">
        <w:r w:rsidR="00C54AFB">
          <w:rPr>
            <w:lang w:val="en-GB"/>
          </w:rPr>
          <w:t xml:space="preserve"> and </w:t>
        </w:r>
        <w:r w:rsidR="00C54AFB">
          <w:rPr>
            <w:i/>
            <w:lang w:val="en-GB"/>
          </w:rPr>
          <w:t>strong</w:t>
        </w:r>
        <w:r w:rsidR="00C54AFB">
          <w:rPr>
            <w:lang w:val="en-GB"/>
          </w:rPr>
          <w:t xml:space="preserve"> evidence that the root node inhabited a freshwater habitat</w:t>
        </w:r>
      </w:ins>
      <w:ins w:id="135" w:author="Giorgio Bianchini" w:date="2017-10-29T18:35:00Z">
        <w:r w:rsidR="00C54AFB">
          <w:rPr>
            <w:rStyle w:val="FootnoteReference"/>
            <w:lang w:val="en-GB"/>
          </w:rPr>
          <w:footnoteReference w:id="3"/>
        </w:r>
      </w:ins>
      <w:ins w:id="140" w:author="Giorgio Bianchini" w:date="2017-10-29T18:33:00Z">
        <w:r w:rsidR="00C54AFB">
          <w:rPr>
            <w:lang w:val="en-GB"/>
          </w:rPr>
          <w:t>.</w:t>
        </w:r>
      </w:ins>
    </w:p>
    <w:p w14:paraId="701E76D7" w14:textId="6FCA7705" w:rsidR="00593A7B" w:rsidRDefault="00D6115E" w:rsidP="00593A7B">
      <w:pPr>
        <w:pStyle w:val="ListParagraph"/>
        <w:numPr>
          <w:ilvl w:val="0"/>
          <w:numId w:val="1"/>
        </w:numPr>
        <w:jc w:val="both"/>
        <w:rPr>
          <w:lang w:val="en-GB"/>
        </w:rPr>
      </w:pPr>
      <w:r w:rsidRPr="00593A7B">
        <w:rPr>
          <w:lang w:val="en-GB"/>
        </w:rPr>
        <w:t xml:space="preserve">For the SYM model, the data </w:t>
      </w:r>
      <w:r w:rsidR="00593A7B">
        <w:rPr>
          <w:lang w:val="en-GB"/>
        </w:rPr>
        <w:t>contributes</w:t>
      </w:r>
      <w:r w:rsidR="00593A7B" w:rsidRPr="00C92804">
        <w:rPr>
          <w:lang w:val="en-GB"/>
        </w:rPr>
        <w:t xml:space="preserve"> </w:t>
      </w:r>
      <w:r w:rsidR="00593A7B">
        <w:rPr>
          <w:i/>
          <w:lang w:val="en-GB"/>
        </w:rPr>
        <w:t>barely worth mentioning</w:t>
      </w:r>
      <w:r w:rsidR="00593A7B">
        <w:rPr>
          <w:lang w:val="en-GB"/>
        </w:rPr>
        <w:t xml:space="preserve"> evidence that the MRCA of Archaeplastida and </w:t>
      </w:r>
      <w:r w:rsidR="00593A7B" w:rsidRPr="001C74D4">
        <w:rPr>
          <w:i/>
          <w:lang w:val="en-GB"/>
        </w:rPr>
        <w:t>Gloeomargarita</w:t>
      </w:r>
      <w:r w:rsidR="00593A7B">
        <w:rPr>
          <w:lang w:val="en-GB"/>
        </w:rPr>
        <w:t xml:space="preserve"> and the MRCA of Archaeplastida </w:t>
      </w:r>
      <w:r w:rsidR="00593A7B" w:rsidRPr="001C74D4">
        <w:rPr>
          <w:lang w:val="en-GB"/>
        </w:rPr>
        <w:t>inhabited</w:t>
      </w:r>
      <w:r w:rsidR="00593A7B">
        <w:rPr>
          <w:lang w:val="en-GB"/>
        </w:rPr>
        <w:t xml:space="preserve"> freshwater habitats, and </w:t>
      </w:r>
      <w:r w:rsidR="00593A7B">
        <w:rPr>
          <w:i/>
          <w:lang w:val="en-GB"/>
        </w:rPr>
        <w:t>strong</w:t>
      </w:r>
      <w:r w:rsidR="00593A7B">
        <w:rPr>
          <w:lang w:val="en-GB"/>
        </w:rPr>
        <w:t xml:space="preserve"> evidence that the root node inhabited freshwater habitats</w:t>
      </w:r>
      <w:ins w:id="141" w:author="Giorgio Bianchini" w:date="2017-10-29T18:35:00Z">
        <w:r w:rsidR="00C54AFB">
          <w:rPr>
            <w:lang w:val="en-GB"/>
          </w:rPr>
          <w:t>.</w:t>
        </w:r>
      </w:ins>
    </w:p>
    <w:p w14:paraId="60AD1D84" w14:textId="6DAAA473" w:rsidR="00D6115E" w:rsidRPr="00593A7B" w:rsidRDefault="00593A7B" w:rsidP="00BD1777">
      <w:pPr>
        <w:jc w:val="both"/>
        <w:rPr>
          <w:lang w:val="en-GB"/>
        </w:rPr>
      </w:pPr>
      <w:r>
        <w:rPr>
          <w:lang w:val="en-GB"/>
        </w:rPr>
        <w:t xml:space="preserve">These results are thus in line with the idea that more analyses are likely needed to be able to give a definite answer to whether these three ancestors lived in a freshwater or marine environment. </w:t>
      </w:r>
      <w:r w:rsidR="00D6115E" w:rsidRPr="00593A7B">
        <w:rPr>
          <w:lang w:val="en-GB"/>
        </w:rPr>
        <w:br w:type="page"/>
      </w:r>
    </w:p>
    <w:p w14:paraId="634B564B" w14:textId="77777777" w:rsidR="00C92804" w:rsidRDefault="001B3840" w:rsidP="00BD1777">
      <w:pPr>
        <w:rPr>
          <w:lang w:val="en-GB"/>
        </w:rPr>
      </w:pPr>
      <w:bookmarkStart w:id="142" w:name="_Toc496791488"/>
      <w:bookmarkEnd w:id="67"/>
      <w:r>
        <w:rPr>
          <w:lang w:val="en-GB"/>
        </w:rPr>
        <w:lastRenderedPageBreak/>
        <w:t>CorHMM</w:t>
      </w:r>
      <w:bookmarkEnd w:id="142"/>
    </w:p>
    <w:p w14:paraId="5C3A6006" w14:textId="7C61AFBF" w:rsidR="00E06542" w:rsidRDefault="005C7CCE" w:rsidP="001318E1">
      <w:pPr>
        <w:jc w:val="both"/>
        <w:rPr>
          <w:lang w:val="en-GB"/>
        </w:rPr>
      </w:pPr>
      <w:r>
        <w:rPr>
          <w:lang w:val="en-GB"/>
        </w:rPr>
        <w:t xml:space="preserve">We also replicated and extended the analyses done by Nakov et al. </w:t>
      </w:r>
      <w:sdt>
        <w:sdtPr>
          <w:rPr>
            <w:lang w:val="en-GB"/>
          </w:rPr>
          <w:id w:val="781926858"/>
          <w:citation/>
        </w:sdtPr>
        <w:sdtContent>
          <w:r>
            <w:rPr>
              <w:lang w:val="en-GB"/>
            </w:rPr>
            <w:fldChar w:fldCharType="begin"/>
          </w:r>
          <w:r w:rsidRPr="00DD25E6">
            <w:rPr>
              <w:lang w:val="en-US"/>
            </w:rPr>
            <w:instrText xml:space="preserve"> CITATION Nak17 \l 1040 </w:instrText>
          </w:r>
          <w:r>
            <w:rPr>
              <w:lang w:val="en-GB"/>
            </w:rPr>
            <w:fldChar w:fldCharType="separate"/>
          </w:r>
          <w:r w:rsidRPr="005C7CCE">
            <w:rPr>
              <w:noProof/>
              <w:lang w:val="en-US"/>
            </w:rPr>
            <w:t>[1]</w:t>
          </w:r>
          <w:r>
            <w:rPr>
              <w:lang w:val="en-GB"/>
            </w:rPr>
            <w:fldChar w:fldCharType="end"/>
          </w:r>
        </w:sdtContent>
      </w:sdt>
      <w:r>
        <w:rPr>
          <w:lang w:val="en-GB"/>
        </w:rPr>
        <w:t xml:space="preserve"> using the </w:t>
      </w:r>
      <w:r w:rsidRPr="005C7CCE">
        <w:rPr>
          <w:rFonts w:ascii="Courier New" w:hAnsi="Courier New" w:cs="Courier New"/>
          <w:lang w:val="en-GB"/>
        </w:rPr>
        <w:t>corHMM</w:t>
      </w:r>
      <w:r>
        <w:rPr>
          <w:lang w:val="en-GB"/>
        </w:rPr>
        <w:t xml:space="preserve"> R package. This package allows users to modify the matrices identifying what parameters of the transition model should be estimated, and thus makes it possible to implement many different models. Nakov et al.</w:t>
      </w:r>
      <w:r w:rsidR="00BE3AB6">
        <w:rPr>
          <w:lang w:val="en-GB"/>
        </w:rPr>
        <w:t>,</w:t>
      </w:r>
      <w:r>
        <w:rPr>
          <w:lang w:val="en-GB"/>
        </w:rPr>
        <w:t xml:space="preserve"> </w:t>
      </w:r>
      <w:sdt>
        <w:sdtPr>
          <w:rPr>
            <w:lang w:val="en-GB"/>
          </w:rPr>
          <w:id w:val="-423957724"/>
          <w:citation/>
        </w:sdtPr>
        <w:sdtContent>
          <w:r>
            <w:rPr>
              <w:lang w:val="en-GB"/>
            </w:rPr>
            <w:fldChar w:fldCharType="begin"/>
          </w:r>
          <w:r w:rsidRPr="005C7CCE">
            <w:rPr>
              <w:lang w:val="en-US"/>
            </w:rPr>
            <w:instrText xml:space="preserve"> CITATION Nak17 \l 1040 </w:instrText>
          </w:r>
          <w:r>
            <w:rPr>
              <w:lang w:val="en-GB"/>
            </w:rPr>
            <w:fldChar w:fldCharType="separate"/>
          </w:r>
          <w:r w:rsidRPr="005C7CCE">
            <w:rPr>
              <w:noProof/>
              <w:lang w:val="en-US"/>
            </w:rPr>
            <w:t>[1]</w:t>
          </w:r>
          <w:r>
            <w:rPr>
              <w:lang w:val="en-GB"/>
            </w:rPr>
            <w:fldChar w:fldCharType="end"/>
          </w:r>
        </w:sdtContent>
      </w:sdt>
      <w:r>
        <w:rPr>
          <w:lang w:val="en-GB"/>
        </w:rPr>
        <w:t xml:space="preserve"> used this to analyse the ER and ARD models, as well as “ordered” versions of these two models (i.e.</w:t>
      </w:r>
      <w:r w:rsidR="00BE3AB6">
        <w:rPr>
          <w:lang w:val="en-GB"/>
        </w:rPr>
        <w:t>,</w:t>
      </w:r>
      <w:r>
        <w:rPr>
          <w:lang w:val="en-GB"/>
        </w:rPr>
        <w:t xml:space="preserve"> models </w:t>
      </w:r>
      <w:r w:rsidR="00E06542">
        <w:rPr>
          <w:lang w:val="en-GB"/>
        </w:rPr>
        <w:t>in which a taxa transitioning from a freshwater state to a marine state has to go through a brackish state first). We extended their analyses by considering the SYM model, the ordered SYM model, and other models that we refer to as “some</w:t>
      </w:r>
      <w:r w:rsidR="003E378F">
        <w:rPr>
          <w:lang w:val="en-GB"/>
        </w:rPr>
        <w:t>-</w:t>
      </w:r>
      <w:r w:rsidR="00E06542">
        <w:rPr>
          <w:lang w:val="en-GB"/>
        </w:rPr>
        <w:t>rates</w:t>
      </w:r>
      <w:r w:rsidR="003E378F">
        <w:rPr>
          <w:lang w:val="en-GB"/>
        </w:rPr>
        <w:t>-</w:t>
      </w:r>
      <w:r w:rsidR="00E06542">
        <w:rPr>
          <w:lang w:val="en-GB"/>
        </w:rPr>
        <w:t xml:space="preserve">different” (SRD). A summary of the models that we analysed, with the respective rate matrices, is in </w:t>
      </w:r>
      <w:r w:rsidR="00A801B9" w:rsidRPr="00A801B9">
        <w:rPr>
          <w:rStyle w:val="IntenseReference"/>
        </w:rPr>
        <w:fldChar w:fldCharType="begin"/>
      </w:r>
      <w:r w:rsidR="00A801B9" w:rsidRPr="00A801B9">
        <w:rPr>
          <w:rStyle w:val="IntenseReference"/>
          <w:lang w:val="en-US"/>
        </w:rPr>
        <w:instrText xml:space="preserve"> REF _Ref496363500 \h  \* MERGEFORMAT </w:instrText>
      </w:r>
      <w:r w:rsidR="00A801B9" w:rsidRPr="00A801B9">
        <w:rPr>
          <w:rStyle w:val="IntenseReference"/>
        </w:rPr>
      </w:r>
      <w:r w:rsidR="00A801B9" w:rsidRPr="00A801B9">
        <w:rPr>
          <w:rStyle w:val="IntenseReference"/>
        </w:rPr>
        <w:fldChar w:fldCharType="separate"/>
      </w:r>
      <w:ins w:id="143" w:author="Giorgio Bianchini" w:date="2017-10-29T18:39:00Z">
        <w:r w:rsidR="007B0197" w:rsidRPr="007B0197">
          <w:rPr>
            <w:rStyle w:val="IntenseReference"/>
            <w:lang w:val="en-US"/>
            <w:rPrChange w:id="144" w:author="Giorgio Bianchini" w:date="2017-10-29T18:39:00Z">
              <w:rPr>
                <w:b/>
                <w:lang w:val="en-US"/>
              </w:rPr>
            </w:rPrChange>
          </w:rPr>
          <w:t xml:space="preserve">Table </w:t>
        </w:r>
        <w:r w:rsidR="007B0197" w:rsidRPr="007B0197">
          <w:rPr>
            <w:rStyle w:val="IntenseReference"/>
            <w:lang w:val="en-US"/>
            <w:rPrChange w:id="145" w:author="Giorgio Bianchini" w:date="2017-10-29T18:39:00Z">
              <w:rPr>
                <w:b/>
                <w:noProof/>
                <w:lang w:val="en-US"/>
              </w:rPr>
            </w:rPrChange>
          </w:rPr>
          <w:t>8</w:t>
        </w:r>
      </w:ins>
      <w:del w:id="146" w:author="Giorgio Bianchini" w:date="2017-10-29T18:39:00Z">
        <w:r w:rsidR="002A10E6" w:rsidRPr="00C54AFB" w:rsidDel="007B0197">
          <w:rPr>
            <w:rStyle w:val="IntenseReference"/>
            <w:lang w:val="en-US"/>
          </w:rPr>
          <w:delText>Table 8</w:delText>
        </w:r>
      </w:del>
      <w:r w:rsidR="00A801B9" w:rsidRPr="00A801B9">
        <w:rPr>
          <w:rStyle w:val="IntenseReference"/>
        </w:rPr>
        <w:fldChar w:fldCharType="end"/>
      </w:r>
      <w:r w:rsidR="001318E1">
        <w:rPr>
          <w:lang w:val="en-GB"/>
        </w:rPr>
        <w:t>.</w:t>
      </w:r>
    </w:p>
    <w:tbl>
      <w:tblPr>
        <w:tblStyle w:val="ListTable4-Accent11"/>
        <w:tblW w:w="5000" w:type="pct"/>
        <w:tblLook w:val="04A0" w:firstRow="1" w:lastRow="0" w:firstColumn="1" w:lastColumn="0" w:noHBand="0" w:noVBand="1"/>
      </w:tblPr>
      <w:tblGrid>
        <w:gridCol w:w="3091"/>
        <w:gridCol w:w="1981"/>
        <w:gridCol w:w="2598"/>
        <w:gridCol w:w="2184"/>
      </w:tblGrid>
      <w:tr w:rsidR="00E06542" w14:paraId="4B1F0AB6" w14:textId="77777777" w:rsidTr="003E3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pct"/>
          </w:tcPr>
          <w:p w14:paraId="4682ABC8" w14:textId="77777777" w:rsidR="00E06542" w:rsidRDefault="00E06542" w:rsidP="008F6B9C">
            <w:pPr>
              <w:rPr>
                <w:lang w:val="en-GB"/>
              </w:rPr>
            </w:pPr>
            <w:r>
              <w:rPr>
                <w:lang w:val="en-GB"/>
              </w:rPr>
              <w:t>Model</w:t>
            </w:r>
          </w:p>
        </w:tc>
        <w:tc>
          <w:tcPr>
            <w:tcW w:w="1005" w:type="pct"/>
          </w:tcPr>
          <w:p w14:paraId="1E04FD30" w14:textId="77777777" w:rsidR="00E06542" w:rsidRDefault="00E06542" w:rsidP="00E0654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Equal rates (ER)</w:t>
            </w:r>
          </w:p>
        </w:tc>
        <w:tc>
          <w:tcPr>
            <w:tcW w:w="1318" w:type="pct"/>
          </w:tcPr>
          <w:p w14:paraId="4071D2A2" w14:textId="77777777" w:rsidR="00E06542" w:rsidRDefault="00E06542" w:rsidP="00E0654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All-rates-different (ARD)</w:t>
            </w:r>
          </w:p>
        </w:tc>
        <w:tc>
          <w:tcPr>
            <w:tcW w:w="1108" w:type="pct"/>
          </w:tcPr>
          <w:p w14:paraId="69AA7388" w14:textId="77777777" w:rsidR="00E06542" w:rsidRDefault="00E06542" w:rsidP="00E0654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Symmetrical (SYM)</w:t>
            </w:r>
          </w:p>
        </w:tc>
      </w:tr>
      <w:tr w:rsidR="00E06542" w14:paraId="2B64A1F9" w14:textId="77777777" w:rsidTr="003E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pct"/>
          </w:tcPr>
          <w:p w14:paraId="00EACDF3" w14:textId="77777777" w:rsidR="00E06542" w:rsidRDefault="00E06542" w:rsidP="008F6B9C">
            <w:pPr>
              <w:rPr>
                <w:lang w:val="en-GB"/>
              </w:rPr>
            </w:pPr>
            <w:r>
              <w:rPr>
                <w:lang w:val="en-GB"/>
              </w:rPr>
              <w:t>Parameters to be estimated</w:t>
            </w:r>
          </w:p>
        </w:tc>
        <w:tc>
          <w:tcPr>
            <w:tcW w:w="1005" w:type="pct"/>
          </w:tcPr>
          <w:p w14:paraId="4AEB90FC" w14:textId="77777777" w:rsidR="00E06542" w:rsidRDefault="00E06542" w:rsidP="008F6B9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318" w:type="pct"/>
          </w:tcPr>
          <w:p w14:paraId="4A25E5BE" w14:textId="77777777" w:rsidR="00E06542" w:rsidRDefault="00E06542" w:rsidP="008F6B9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1108" w:type="pct"/>
          </w:tcPr>
          <w:p w14:paraId="2AEB994B" w14:textId="77777777" w:rsidR="00E06542" w:rsidRDefault="00E06542" w:rsidP="008F6B9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06542" w:rsidRPr="00EF6ACE" w14:paraId="046C7799" w14:textId="77777777" w:rsidTr="003E378F">
        <w:trPr>
          <w:trHeight w:val="1668"/>
        </w:trPr>
        <w:tc>
          <w:tcPr>
            <w:cnfStyle w:val="001000000000" w:firstRow="0" w:lastRow="0" w:firstColumn="1" w:lastColumn="0" w:oddVBand="0" w:evenVBand="0" w:oddHBand="0" w:evenHBand="0" w:firstRowFirstColumn="0" w:firstRowLastColumn="0" w:lastRowFirstColumn="0" w:lastRowLastColumn="0"/>
            <w:tcW w:w="1569" w:type="pct"/>
            <w:vAlign w:val="center"/>
          </w:tcPr>
          <w:p w14:paraId="4EA68B1F" w14:textId="77777777" w:rsidR="00E06542" w:rsidRDefault="00E06542" w:rsidP="008F6B9C">
            <w:pPr>
              <w:rPr>
                <w:lang w:val="en-GB"/>
              </w:rPr>
            </w:pPr>
            <w:r>
              <w:rPr>
                <w:lang w:val="en-GB"/>
              </w:rPr>
              <w:t>Rate matrix</w:t>
            </w:r>
          </w:p>
        </w:tc>
        <w:tc>
          <w:tcPr>
            <w:tcW w:w="1005" w:type="pct"/>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06542" w:rsidRPr="00EF6ACE" w14:paraId="3BF6618B" w14:textId="77777777" w:rsidTr="008F6B9C">
              <w:trPr>
                <w:jc w:val="center"/>
              </w:trPr>
              <w:tc>
                <w:tcPr>
                  <w:tcW w:w="0" w:type="auto"/>
                  <w:tcBorders>
                    <w:top w:val="nil"/>
                    <w:left w:val="nil"/>
                    <w:bottom w:val="nil"/>
                    <w:right w:val="nil"/>
                  </w:tcBorders>
                </w:tcPr>
                <w:p w14:paraId="663410E8" w14:textId="77777777" w:rsidR="00E06542" w:rsidRPr="00EF6ACE" w:rsidRDefault="00E06542" w:rsidP="008F6B9C">
                  <w:pPr>
                    <w:jc w:val="center"/>
                    <w:rPr>
                      <w:rFonts w:ascii="Courier New" w:hAnsi="Courier New" w:cs="Courier New"/>
                      <w:lang w:val="en-GB"/>
                    </w:rPr>
                  </w:pPr>
                </w:p>
              </w:tc>
              <w:tc>
                <w:tcPr>
                  <w:tcW w:w="0" w:type="auto"/>
                  <w:tcBorders>
                    <w:top w:val="nil"/>
                    <w:left w:val="nil"/>
                    <w:right w:val="nil"/>
                  </w:tcBorders>
                </w:tcPr>
                <w:p w14:paraId="76797CA7" w14:textId="77777777" w:rsidR="00E06542" w:rsidRPr="00EF6ACE" w:rsidRDefault="00E06542"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2DB013D9" w14:textId="77777777" w:rsidR="00E06542" w:rsidRPr="00EF6ACE" w:rsidRDefault="00E06542"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56F62500" w14:textId="77777777" w:rsidR="00E06542" w:rsidRPr="00EF6ACE" w:rsidRDefault="00E06542" w:rsidP="008F6B9C">
                  <w:pPr>
                    <w:jc w:val="center"/>
                    <w:rPr>
                      <w:rFonts w:cstheme="minorHAnsi"/>
                      <w:lang w:val="en-GB"/>
                    </w:rPr>
                  </w:pPr>
                  <w:r w:rsidRPr="00EF6ACE">
                    <w:rPr>
                      <w:rFonts w:cstheme="minorHAnsi"/>
                      <w:lang w:val="en-GB"/>
                    </w:rPr>
                    <w:t>2</w:t>
                  </w:r>
                </w:p>
              </w:tc>
            </w:tr>
            <w:tr w:rsidR="00E06542" w:rsidRPr="00EF6ACE" w14:paraId="658052B2" w14:textId="77777777" w:rsidTr="008F6B9C">
              <w:trPr>
                <w:jc w:val="center"/>
              </w:trPr>
              <w:tc>
                <w:tcPr>
                  <w:tcW w:w="0" w:type="auto"/>
                  <w:tcBorders>
                    <w:top w:val="nil"/>
                    <w:left w:val="nil"/>
                    <w:bottom w:val="nil"/>
                  </w:tcBorders>
                </w:tcPr>
                <w:p w14:paraId="7608E497" w14:textId="77777777" w:rsidR="00E06542" w:rsidRPr="00EF6ACE" w:rsidRDefault="00E06542" w:rsidP="008F6B9C">
                  <w:pPr>
                    <w:jc w:val="center"/>
                    <w:rPr>
                      <w:rFonts w:cstheme="minorHAnsi"/>
                      <w:lang w:val="en-GB"/>
                    </w:rPr>
                  </w:pPr>
                  <w:r w:rsidRPr="00EF6ACE">
                    <w:rPr>
                      <w:rFonts w:cstheme="minorHAnsi"/>
                      <w:lang w:val="en-GB"/>
                    </w:rPr>
                    <w:t>0</w:t>
                  </w:r>
                </w:p>
              </w:tc>
              <w:tc>
                <w:tcPr>
                  <w:tcW w:w="0" w:type="auto"/>
                </w:tcPr>
                <w:p w14:paraId="4E365F8E"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16FC973E"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DEEAF6" w:themeFill="accent1" w:themeFillTint="33"/>
                </w:tcPr>
                <w:p w14:paraId="7342D207"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r>
            <w:tr w:rsidR="00E06542" w:rsidRPr="00EF6ACE" w14:paraId="4AC4221F" w14:textId="77777777" w:rsidTr="008F6B9C">
              <w:trPr>
                <w:jc w:val="center"/>
              </w:trPr>
              <w:tc>
                <w:tcPr>
                  <w:tcW w:w="0" w:type="auto"/>
                  <w:tcBorders>
                    <w:top w:val="nil"/>
                    <w:left w:val="nil"/>
                    <w:bottom w:val="nil"/>
                  </w:tcBorders>
                  <w:shd w:val="clear" w:color="auto" w:fill="auto"/>
                </w:tcPr>
                <w:p w14:paraId="06F1761F" w14:textId="77777777" w:rsidR="00E06542" w:rsidRPr="00EF6ACE" w:rsidRDefault="00E06542" w:rsidP="008F6B9C">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784D359C"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tcPr>
                <w:p w14:paraId="450EA446"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5DC0DBFB"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r>
            <w:tr w:rsidR="00E06542" w:rsidRPr="00EF6ACE" w14:paraId="3521F27A" w14:textId="77777777" w:rsidTr="008F6B9C">
              <w:trPr>
                <w:jc w:val="center"/>
              </w:trPr>
              <w:tc>
                <w:tcPr>
                  <w:tcW w:w="0" w:type="auto"/>
                  <w:tcBorders>
                    <w:top w:val="nil"/>
                    <w:left w:val="nil"/>
                    <w:bottom w:val="nil"/>
                  </w:tcBorders>
                  <w:shd w:val="clear" w:color="auto" w:fill="auto"/>
                </w:tcPr>
                <w:p w14:paraId="615DD55A" w14:textId="77777777" w:rsidR="00E06542" w:rsidRPr="00EF6ACE" w:rsidRDefault="00E06542" w:rsidP="008F6B9C">
                  <w:pPr>
                    <w:jc w:val="center"/>
                    <w:rPr>
                      <w:rFonts w:cstheme="minorHAnsi"/>
                      <w:lang w:val="en-GB"/>
                    </w:rPr>
                  </w:pPr>
                  <w:r w:rsidRPr="00EF6ACE">
                    <w:rPr>
                      <w:rFonts w:cstheme="minorHAnsi"/>
                      <w:lang w:val="en-GB"/>
                    </w:rPr>
                    <w:t>2</w:t>
                  </w:r>
                </w:p>
              </w:tc>
              <w:tc>
                <w:tcPr>
                  <w:tcW w:w="0" w:type="auto"/>
                  <w:shd w:val="clear" w:color="auto" w:fill="DEEAF6" w:themeFill="accent1" w:themeFillTint="33"/>
                </w:tcPr>
                <w:p w14:paraId="67CED295"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DEEAF6" w:themeFill="accent1" w:themeFillTint="33"/>
                </w:tcPr>
                <w:p w14:paraId="047185C2"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tcPr>
                <w:p w14:paraId="12251EF9"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r>
          </w:tbl>
          <w:p w14:paraId="725FF8C0" w14:textId="77777777" w:rsidR="00E06542" w:rsidRPr="00EF6ACE" w:rsidRDefault="00E06542" w:rsidP="008F6B9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1318" w:type="pct"/>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06542" w:rsidRPr="00EF6ACE" w14:paraId="39E9F266" w14:textId="77777777" w:rsidTr="008F6B9C">
              <w:trPr>
                <w:jc w:val="center"/>
              </w:trPr>
              <w:tc>
                <w:tcPr>
                  <w:tcW w:w="0" w:type="auto"/>
                  <w:tcBorders>
                    <w:top w:val="nil"/>
                    <w:left w:val="nil"/>
                    <w:bottom w:val="nil"/>
                    <w:right w:val="nil"/>
                  </w:tcBorders>
                </w:tcPr>
                <w:p w14:paraId="66D6D40F" w14:textId="77777777" w:rsidR="00E06542" w:rsidRPr="00EF6ACE" w:rsidRDefault="00E06542" w:rsidP="008F6B9C">
                  <w:pPr>
                    <w:jc w:val="center"/>
                    <w:rPr>
                      <w:rFonts w:ascii="Courier New" w:hAnsi="Courier New" w:cs="Courier New"/>
                      <w:lang w:val="en-GB"/>
                    </w:rPr>
                  </w:pPr>
                </w:p>
              </w:tc>
              <w:tc>
                <w:tcPr>
                  <w:tcW w:w="0" w:type="auto"/>
                  <w:tcBorders>
                    <w:top w:val="nil"/>
                    <w:left w:val="nil"/>
                    <w:right w:val="nil"/>
                  </w:tcBorders>
                </w:tcPr>
                <w:p w14:paraId="5A923C75" w14:textId="77777777" w:rsidR="00E06542" w:rsidRPr="00EF6ACE" w:rsidRDefault="00E06542"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37263BC2" w14:textId="77777777" w:rsidR="00E06542" w:rsidRPr="00EF6ACE" w:rsidRDefault="00E06542"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50CF407E" w14:textId="77777777" w:rsidR="00E06542" w:rsidRPr="00EF6ACE" w:rsidRDefault="00E06542" w:rsidP="008F6B9C">
                  <w:pPr>
                    <w:jc w:val="center"/>
                    <w:rPr>
                      <w:rFonts w:cstheme="minorHAnsi"/>
                      <w:lang w:val="en-GB"/>
                    </w:rPr>
                  </w:pPr>
                  <w:r w:rsidRPr="00EF6ACE">
                    <w:rPr>
                      <w:rFonts w:cstheme="minorHAnsi"/>
                      <w:lang w:val="en-GB"/>
                    </w:rPr>
                    <w:t>2</w:t>
                  </w:r>
                </w:p>
              </w:tc>
            </w:tr>
            <w:tr w:rsidR="00E06542" w:rsidRPr="00EF6ACE" w14:paraId="68550BDC" w14:textId="77777777" w:rsidTr="008F6B9C">
              <w:trPr>
                <w:jc w:val="center"/>
              </w:trPr>
              <w:tc>
                <w:tcPr>
                  <w:tcW w:w="0" w:type="auto"/>
                  <w:tcBorders>
                    <w:top w:val="nil"/>
                    <w:left w:val="nil"/>
                    <w:bottom w:val="nil"/>
                  </w:tcBorders>
                </w:tcPr>
                <w:p w14:paraId="5F04F79D" w14:textId="77777777" w:rsidR="00E06542" w:rsidRPr="00EF6ACE" w:rsidRDefault="00E06542" w:rsidP="008F6B9C">
                  <w:pPr>
                    <w:jc w:val="center"/>
                    <w:rPr>
                      <w:rFonts w:cstheme="minorHAnsi"/>
                      <w:lang w:val="en-GB"/>
                    </w:rPr>
                  </w:pPr>
                  <w:r w:rsidRPr="00EF6ACE">
                    <w:rPr>
                      <w:rFonts w:cstheme="minorHAnsi"/>
                      <w:lang w:val="en-GB"/>
                    </w:rPr>
                    <w:t>0</w:t>
                  </w:r>
                </w:p>
              </w:tc>
              <w:tc>
                <w:tcPr>
                  <w:tcW w:w="0" w:type="auto"/>
                </w:tcPr>
                <w:p w14:paraId="5C9C2397"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EDE2F6"/>
                </w:tcPr>
                <w:p w14:paraId="6D0E44B9"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3</w:t>
                  </w:r>
                </w:p>
              </w:tc>
              <w:tc>
                <w:tcPr>
                  <w:tcW w:w="0" w:type="auto"/>
                  <w:shd w:val="clear" w:color="auto" w:fill="EDEDED" w:themeFill="accent3" w:themeFillTint="33"/>
                </w:tcPr>
                <w:p w14:paraId="576F6A7C"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5</w:t>
                  </w:r>
                </w:p>
              </w:tc>
            </w:tr>
            <w:tr w:rsidR="00E06542" w:rsidRPr="00EF6ACE" w14:paraId="01FDC17B" w14:textId="77777777" w:rsidTr="008F6B9C">
              <w:trPr>
                <w:jc w:val="center"/>
              </w:trPr>
              <w:tc>
                <w:tcPr>
                  <w:tcW w:w="0" w:type="auto"/>
                  <w:tcBorders>
                    <w:top w:val="nil"/>
                    <w:left w:val="nil"/>
                    <w:bottom w:val="nil"/>
                  </w:tcBorders>
                  <w:shd w:val="clear" w:color="auto" w:fill="auto"/>
                </w:tcPr>
                <w:p w14:paraId="21B4D795" w14:textId="77777777" w:rsidR="00E06542" w:rsidRPr="00EF6ACE" w:rsidRDefault="00E06542" w:rsidP="008F6B9C">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31BF2EBF"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tcPr>
                <w:p w14:paraId="0E711108"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FF2CC" w:themeFill="accent4" w:themeFillTint="33"/>
                </w:tcPr>
                <w:p w14:paraId="22A729DD"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6</w:t>
                  </w:r>
                </w:p>
              </w:tc>
            </w:tr>
            <w:tr w:rsidR="00E06542" w:rsidRPr="00EF6ACE" w14:paraId="60D90159" w14:textId="77777777" w:rsidTr="008F6B9C">
              <w:trPr>
                <w:jc w:val="center"/>
              </w:trPr>
              <w:tc>
                <w:tcPr>
                  <w:tcW w:w="0" w:type="auto"/>
                  <w:tcBorders>
                    <w:top w:val="nil"/>
                    <w:left w:val="nil"/>
                    <w:bottom w:val="nil"/>
                  </w:tcBorders>
                  <w:shd w:val="clear" w:color="auto" w:fill="auto"/>
                </w:tcPr>
                <w:p w14:paraId="7EF43604" w14:textId="77777777" w:rsidR="00E06542" w:rsidRPr="00EF6ACE" w:rsidRDefault="00E06542" w:rsidP="008F6B9C">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79C92958"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2</w:t>
                  </w:r>
                </w:p>
              </w:tc>
              <w:tc>
                <w:tcPr>
                  <w:tcW w:w="0" w:type="auto"/>
                  <w:shd w:val="clear" w:color="auto" w:fill="E2EFD9" w:themeFill="accent6" w:themeFillTint="33"/>
                </w:tcPr>
                <w:p w14:paraId="3544097C"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4</w:t>
                  </w:r>
                </w:p>
              </w:tc>
              <w:tc>
                <w:tcPr>
                  <w:tcW w:w="0" w:type="auto"/>
                </w:tcPr>
                <w:p w14:paraId="0E2C9EE9"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r>
          </w:tbl>
          <w:p w14:paraId="00158FB9" w14:textId="77777777" w:rsidR="00E06542" w:rsidRPr="00EF6ACE" w:rsidRDefault="00E06542" w:rsidP="008F6B9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1108" w:type="pct"/>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06542" w:rsidRPr="00EF6ACE" w14:paraId="688821A8" w14:textId="77777777" w:rsidTr="008F6B9C">
              <w:trPr>
                <w:jc w:val="center"/>
              </w:trPr>
              <w:tc>
                <w:tcPr>
                  <w:tcW w:w="0" w:type="auto"/>
                  <w:tcBorders>
                    <w:top w:val="nil"/>
                    <w:left w:val="nil"/>
                    <w:bottom w:val="nil"/>
                    <w:right w:val="nil"/>
                  </w:tcBorders>
                </w:tcPr>
                <w:p w14:paraId="56375E42" w14:textId="77777777" w:rsidR="00E06542" w:rsidRPr="00EF6ACE" w:rsidRDefault="00E06542" w:rsidP="008F6B9C">
                  <w:pPr>
                    <w:jc w:val="center"/>
                    <w:rPr>
                      <w:rFonts w:ascii="Courier New" w:hAnsi="Courier New" w:cs="Courier New"/>
                      <w:lang w:val="en-GB"/>
                    </w:rPr>
                  </w:pPr>
                </w:p>
              </w:tc>
              <w:tc>
                <w:tcPr>
                  <w:tcW w:w="0" w:type="auto"/>
                  <w:tcBorders>
                    <w:top w:val="nil"/>
                    <w:left w:val="nil"/>
                    <w:right w:val="nil"/>
                  </w:tcBorders>
                </w:tcPr>
                <w:p w14:paraId="2527F0B5" w14:textId="77777777" w:rsidR="00E06542" w:rsidRPr="00EF6ACE" w:rsidRDefault="00E06542"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084A11FF" w14:textId="77777777" w:rsidR="00E06542" w:rsidRPr="00EF6ACE" w:rsidRDefault="00E06542"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1CA106A1" w14:textId="77777777" w:rsidR="00E06542" w:rsidRPr="00EF6ACE" w:rsidRDefault="00E06542" w:rsidP="008F6B9C">
                  <w:pPr>
                    <w:jc w:val="center"/>
                    <w:rPr>
                      <w:rFonts w:cstheme="minorHAnsi"/>
                      <w:lang w:val="en-GB"/>
                    </w:rPr>
                  </w:pPr>
                  <w:r w:rsidRPr="00EF6ACE">
                    <w:rPr>
                      <w:rFonts w:cstheme="minorHAnsi"/>
                      <w:lang w:val="en-GB"/>
                    </w:rPr>
                    <w:t>2</w:t>
                  </w:r>
                </w:p>
              </w:tc>
            </w:tr>
            <w:tr w:rsidR="00E06542" w:rsidRPr="00EF6ACE" w14:paraId="3291B819" w14:textId="77777777" w:rsidTr="008F6B9C">
              <w:trPr>
                <w:jc w:val="center"/>
              </w:trPr>
              <w:tc>
                <w:tcPr>
                  <w:tcW w:w="0" w:type="auto"/>
                  <w:tcBorders>
                    <w:top w:val="nil"/>
                    <w:left w:val="nil"/>
                    <w:bottom w:val="nil"/>
                  </w:tcBorders>
                </w:tcPr>
                <w:p w14:paraId="49801BB2" w14:textId="77777777" w:rsidR="00E06542" w:rsidRPr="00EF6ACE" w:rsidRDefault="00E06542" w:rsidP="008F6B9C">
                  <w:pPr>
                    <w:jc w:val="center"/>
                    <w:rPr>
                      <w:rFonts w:cstheme="minorHAnsi"/>
                      <w:lang w:val="en-GB"/>
                    </w:rPr>
                  </w:pPr>
                  <w:r w:rsidRPr="00EF6ACE">
                    <w:rPr>
                      <w:rFonts w:cstheme="minorHAnsi"/>
                      <w:lang w:val="en-GB"/>
                    </w:rPr>
                    <w:t>0</w:t>
                  </w:r>
                </w:p>
              </w:tc>
              <w:tc>
                <w:tcPr>
                  <w:tcW w:w="0" w:type="auto"/>
                </w:tcPr>
                <w:p w14:paraId="52B36A8F"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480BC332"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FBE4D5" w:themeFill="accent2" w:themeFillTint="33"/>
                </w:tcPr>
                <w:p w14:paraId="064C2770"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2</w:t>
                  </w:r>
                </w:p>
              </w:tc>
            </w:tr>
            <w:tr w:rsidR="00E06542" w:rsidRPr="00EF6ACE" w14:paraId="57CF5F7C" w14:textId="77777777" w:rsidTr="008F6B9C">
              <w:trPr>
                <w:jc w:val="center"/>
              </w:trPr>
              <w:tc>
                <w:tcPr>
                  <w:tcW w:w="0" w:type="auto"/>
                  <w:tcBorders>
                    <w:top w:val="nil"/>
                    <w:left w:val="nil"/>
                    <w:bottom w:val="nil"/>
                  </w:tcBorders>
                  <w:shd w:val="clear" w:color="auto" w:fill="auto"/>
                </w:tcPr>
                <w:p w14:paraId="1B506AB4" w14:textId="77777777" w:rsidR="00E06542" w:rsidRPr="00EF6ACE" w:rsidRDefault="00E06542" w:rsidP="008F6B9C">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771A4A23"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1</w:t>
                  </w:r>
                </w:p>
              </w:tc>
              <w:tc>
                <w:tcPr>
                  <w:tcW w:w="0" w:type="auto"/>
                </w:tcPr>
                <w:p w14:paraId="469B1D3F"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E2EFD9" w:themeFill="accent6" w:themeFillTint="33"/>
                </w:tcPr>
                <w:p w14:paraId="47BDCF88"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3</w:t>
                  </w:r>
                </w:p>
              </w:tc>
            </w:tr>
            <w:tr w:rsidR="00E06542" w:rsidRPr="00EF6ACE" w14:paraId="347BCCC3" w14:textId="77777777" w:rsidTr="008F6B9C">
              <w:trPr>
                <w:jc w:val="center"/>
              </w:trPr>
              <w:tc>
                <w:tcPr>
                  <w:tcW w:w="0" w:type="auto"/>
                  <w:tcBorders>
                    <w:top w:val="nil"/>
                    <w:left w:val="nil"/>
                    <w:bottom w:val="nil"/>
                  </w:tcBorders>
                  <w:shd w:val="clear" w:color="auto" w:fill="auto"/>
                </w:tcPr>
                <w:p w14:paraId="498EF209" w14:textId="77777777" w:rsidR="00E06542" w:rsidRPr="00EF6ACE" w:rsidRDefault="00E06542" w:rsidP="008F6B9C">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0BE822E2"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2</w:t>
                  </w:r>
                </w:p>
              </w:tc>
              <w:tc>
                <w:tcPr>
                  <w:tcW w:w="0" w:type="auto"/>
                  <w:shd w:val="clear" w:color="auto" w:fill="E2EFD9" w:themeFill="accent6" w:themeFillTint="33"/>
                </w:tcPr>
                <w:p w14:paraId="638EE2E2" w14:textId="77777777" w:rsidR="00E06542" w:rsidRPr="00EF6ACE" w:rsidRDefault="00E06542" w:rsidP="008F6B9C">
                  <w:pPr>
                    <w:jc w:val="center"/>
                    <w:rPr>
                      <w:rFonts w:ascii="Courier New" w:hAnsi="Courier New" w:cs="Courier New"/>
                      <w:lang w:val="en-GB"/>
                    </w:rPr>
                  </w:pPr>
                  <w:r>
                    <w:rPr>
                      <w:rFonts w:ascii="Courier New" w:hAnsi="Courier New" w:cs="Courier New"/>
                      <w:lang w:val="en-GB"/>
                    </w:rPr>
                    <w:t>3</w:t>
                  </w:r>
                </w:p>
              </w:tc>
              <w:tc>
                <w:tcPr>
                  <w:tcW w:w="0" w:type="auto"/>
                </w:tcPr>
                <w:p w14:paraId="7BA2ED70" w14:textId="77777777" w:rsidR="00E06542" w:rsidRPr="00EF6ACE" w:rsidRDefault="00E06542" w:rsidP="008F6B9C">
                  <w:pPr>
                    <w:jc w:val="center"/>
                    <w:rPr>
                      <w:rFonts w:ascii="Courier New" w:hAnsi="Courier New" w:cs="Courier New"/>
                      <w:lang w:val="en-GB"/>
                    </w:rPr>
                  </w:pPr>
                  <w:r w:rsidRPr="00EF6ACE">
                    <w:rPr>
                      <w:rFonts w:ascii="Courier New" w:hAnsi="Courier New" w:cs="Courier New"/>
                      <w:lang w:val="en-GB"/>
                    </w:rPr>
                    <w:t>*</w:t>
                  </w:r>
                </w:p>
              </w:tc>
            </w:tr>
          </w:tbl>
          <w:p w14:paraId="0C6B1E0C" w14:textId="77777777" w:rsidR="00E06542" w:rsidRPr="00EF6ACE" w:rsidRDefault="00E06542" w:rsidP="008F6B9C">
            <w:pPr>
              <w:keepNext/>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r w:rsidR="00E06542" w:rsidRPr="00EF6ACE" w14:paraId="249F54F3" w14:textId="77777777" w:rsidTr="003E378F">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69" w:type="pct"/>
            <w:shd w:val="clear" w:color="auto" w:fill="5B9BD5" w:themeFill="accent1"/>
            <w:vAlign w:val="center"/>
          </w:tcPr>
          <w:p w14:paraId="5034D5C3" w14:textId="77777777" w:rsidR="00E06542" w:rsidRPr="00E06542" w:rsidRDefault="00E06542" w:rsidP="00E06542">
            <w:pPr>
              <w:rPr>
                <w:color w:val="FFFFFF" w:themeColor="background1"/>
                <w:lang w:val="en-GB"/>
              </w:rPr>
            </w:pPr>
            <w:r w:rsidRPr="00E06542">
              <w:rPr>
                <w:color w:val="FFFFFF" w:themeColor="background1"/>
                <w:lang w:val="en-GB"/>
              </w:rPr>
              <w:t>Model</w:t>
            </w:r>
          </w:p>
        </w:tc>
        <w:tc>
          <w:tcPr>
            <w:tcW w:w="1005" w:type="pct"/>
            <w:shd w:val="clear" w:color="auto" w:fill="5B9BD5" w:themeFill="accent1"/>
          </w:tcPr>
          <w:p w14:paraId="15F987FD" w14:textId="77777777" w:rsidR="00E06542" w:rsidRPr="00E06542" w:rsidRDefault="00E06542" w:rsidP="00E06542">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Pr>
                <w:b/>
                <w:color w:val="FFFFFF" w:themeColor="background1"/>
                <w:lang w:val="en-GB"/>
              </w:rPr>
              <w:t>Ordered e</w:t>
            </w:r>
            <w:r w:rsidRPr="00E06542">
              <w:rPr>
                <w:b/>
                <w:color w:val="FFFFFF" w:themeColor="background1"/>
                <w:lang w:val="en-GB"/>
              </w:rPr>
              <w:t>qual rates (</w:t>
            </w:r>
            <w:proofErr w:type="spellStart"/>
            <w:r>
              <w:rPr>
                <w:b/>
                <w:color w:val="FFFFFF" w:themeColor="background1"/>
                <w:lang w:val="en-GB"/>
              </w:rPr>
              <w:t>o</w:t>
            </w:r>
            <w:r w:rsidRPr="00E06542">
              <w:rPr>
                <w:b/>
                <w:color w:val="FFFFFF" w:themeColor="background1"/>
                <w:lang w:val="en-GB"/>
              </w:rPr>
              <w:t>ER</w:t>
            </w:r>
            <w:proofErr w:type="spellEnd"/>
            <w:r w:rsidRPr="00E06542">
              <w:rPr>
                <w:b/>
                <w:color w:val="FFFFFF" w:themeColor="background1"/>
                <w:lang w:val="en-GB"/>
              </w:rPr>
              <w:t>)</w:t>
            </w:r>
          </w:p>
        </w:tc>
        <w:tc>
          <w:tcPr>
            <w:tcW w:w="1318" w:type="pct"/>
            <w:shd w:val="clear" w:color="auto" w:fill="5B9BD5" w:themeFill="accent1"/>
          </w:tcPr>
          <w:p w14:paraId="20E2A8D6" w14:textId="77777777" w:rsidR="00E06542" w:rsidRPr="00E06542" w:rsidRDefault="00E06542" w:rsidP="00E06542">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Pr>
                <w:b/>
                <w:color w:val="FFFFFF" w:themeColor="background1"/>
                <w:lang w:val="en-GB"/>
              </w:rPr>
              <w:t>Ordered a</w:t>
            </w:r>
            <w:r w:rsidRPr="00E06542">
              <w:rPr>
                <w:b/>
                <w:color w:val="FFFFFF" w:themeColor="background1"/>
                <w:lang w:val="en-GB"/>
              </w:rPr>
              <w:t>ll-rates-different (</w:t>
            </w:r>
            <w:proofErr w:type="spellStart"/>
            <w:r>
              <w:rPr>
                <w:b/>
                <w:color w:val="FFFFFF" w:themeColor="background1"/>
                <w:lang w:val="en-GB"/>
              </w:rPr>
              <w:t>o</w:t>
            </w:r>
            <w:r w:rsidRPr="00E06542">
              <w:rPr>
                <w:b/>
                <w:color w:val="FFFFFF" w:themeColor="background1"/>
                <w:lang w:val="en-GB"/>
              </w:rPr>
              <w:t>ARD</w:t>
            </w:r>
            <w:proofErr w:type="spellEnd"/>
            <w:r w:rsidRPr="00E06542">
              <w:rPr>
                <w:b/>
                <w:color w:val="FFFFFF" w:themeColor="background1"/>
                <w:lang w:val="en-GB"/>
              </w:rPr>
              <w:t>)</w:t>
            </w:r>
          </w:p>
        </w:tc>
        <w:tc>
          <w:tcPr>
            <w:tcW w:w="1108" w:type="pct"/>
            <w:shd w:val="clear" w:color="auto" w:fill="5B9BD5" w:themeFill="accent1"/>
          </w:tcPr>
          <w:p w14:paraId="3273EEDD" w14:textId="77777777" w:rsidR="00E06542" w:rsidRPr="00E06542" w:rsidRDefault="00E06542" w:rsidP="00E06542">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Pr>
                <w:b/>
                <w:color w:val="FFFFFF" w:themeColor="background1"/>
                <w:lang w:val="en-GB"/>
              </w:rPr>
              <w:t>Ordered s</w:t>
            </w:r>
            <w:r w:rsidRPr="00E06542">
              <w:rPr>
                <w:b/>
                <w:color w:val="FFFFFF" w:themeColor="background1"/>
                <w:lang w:val="en-GB"/>
              </w:rPr>
              <w:t>ymmetrical (</w:t>
            </w:r>
            <w:proofErr w:type="spellStart"/>
            <w:r>
              <w:rPr>
                <w:b/>
                <w:color w:val="FFFFFF" w:themeColor="background1"/>
                <w:lang w:val="en-GB"/>
              </w:rPr>
              <w:t>o</w:t>
            </w:r>
            <w:r w:rsidRPr="00E06542">
              <w:rPr>
                <w:b/>
                <w:color w:val="FFFFFF" w:themeColor="background1"/>
                <w:lang w:val="en-GB"/>
              </w:rPr>
              <w:t>SYM</w:t>
            </w:r>
            <w:proofErr w:type="spellEnd"/>
            <w:r w:rsidRPr="00E06542">
              <w:rPr>
                <w:b/>
                <w:color w:val="FFFFFF" w:themeColor="background1"/>
                <w:lang w:val="en-GB"/>
              </w:rPr>
              <w:t>)</w:t>
            </w:r>
          </w:p>
        </w:tc>
      </w:tr>
      <w:tr w:rsidR="00E06542" w:rsidRPr="00EF6ACE" w14:paraId="4D5C9811" w14:textId="77777777" w:rsidTr="003E378F">
        <w:trPr>
          <w:trHeight w:val="147"/>
        </w:trPr>
        <w:tc>
          <w:tcPr>
            <w:cnfStyle w:val="001000000000" w:firstRow="0" w:lastRow="0" w:firstColumn="1" w:lastColumn="0" w:oddVBand="0" w:evenVBand="0" w:oddHBand="0" w:evenHBand="0" w:firstRowFirstColumn="0" w:firstRowLastColumn="0" w:lastRowFirstColumn="0" w:lastRowLastColumn="0"/>
            <w:tcW w:w="1569" w:type="pct"/>
            <w:shd w:val="clear" w:color="auto" w:fill="DEEAF6" w:themeFill="accent1" w:themeFillTint="33"/>
          </w:tcPr>
          <w:p w14:paraId="0F8ABEC1" w14:textId="77777777" w:rsidR="00E06542" w:rsidRDefault="00E06542" w:rsidP="00E06542">
            <w:pPr>
              <w:rPr>
                <w:lang w:val="en-GB"/>
              </w:rPr>
            </w:pPr>
            <w:r>
              <w:rPr>
                <w:lang w:val="en-GB"/>
              </w:rPr>
              <w:t>Parameters to be estimated</w:t>
            </w:r>
          </w:p>
        </w:tc>
        <w:tc>
          <w:tcPr>
            <w:tcW w:w="1005" w:type="pct"/>
            <w:shd w:val="clear" w:color="auto" w:fill="DEEAF6" w:themeFill="accent1" w:themeFillTint="33"/>
          </w:tcPr>
          <w:p w14:paraId="58C4A8BC" w14:textId="77777777" w:rsidR="00E06542" w:rsidRDefault="00E06542" w:rsidP="00E0654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318" w:type="pct"/>
            <w:shd w:val="clear" w:color="auto" w:fill="DEEAF6" w:themeFill="accent1" w:themeFillTint="33"/>
          </w:tcPr>
          <w:p w14:paraId="0B8A1E19" w14:textId="77777777" w:rsidR="00E06542" w:rsidRDefault="00E06542" w:rsidP="00E0654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c>
          <w:tcPr>
            <w:tcW w:w="1108" w:type="pct"/>
            <w:shd w:val="clear" w:color="auto" w:fill="DEEAF6" w:themeFill="accent1" w:themeFillTint="33"/>
          </w:tcPr>
          <w:p w14:paraId="4CB16AD7" w14:textId="77777777" w:rsidR="00E06542" w:rsidRDefault="00E06542" w:rsidP="00E0654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06542" w:rsidRPr="00EF6ACE" w14:paraId="5CE372FF" w14:textId="77777777" w:rsidTr="003E378F">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74429578" w14:textId="77777777" w:rsidR="00E06542" w:rsidRDefault="00E06542" w:rsidP="00E06542">
            <w:pPr>
              <w:rPr>
                <w:lang w:val="en-GB"/>
              </w:rPr>
            </w:pPr>
            <w:r>
              <w:rPr>
                <w:lang w:val="en-GB"/>
              </w:rPr>
              <w:t>Rate matrix</w:t>
            </w:r>
          </w:p>
        </w:tc>
        <w:tc>
          <w:tcPr>
            <w:tcW w:w="1005"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06542" w:rsidRPr="00EF6ACE" w14:paraId="18416360" w14:textId="77777777" w:rsidTr="008F6B9C">
              <w:trPr>
                <w:jc w:val="center"/>
              </w:trPr>
              <w:tc>
                <w:tcPr>
                  <w:tcW w:w="0" w:type="auto"/>
                  <w:tcBorders>
                    <w:top w:val="nil"/>
                    <w:left w:val="nil"/>
                    <w:bottom w:val="nil"/>
                    <w:right w:val="nil"/>
                  </w:tcBorders>
                </w:tcPr>
                <w:p w14:paraId="396D1FDE" w14:textId="77777777" w:rsidR="00E06542" w:rsidRPr="00EF6ACE" w:rsidRDefault="00E06542" w:rsidP="00E06542">
                  <w:pPr>
                    <w:jc w:val="center"/>
                    <w:rPr>
                      <w:rFonts w:ascii="Courier New" w:hAnsi="Courier New" w:cs="Courier New"/>
                      <w:lang w:val="en-GB"/>
                    </w:rPr>
                  </w:pPr>
                </w:p>
              </w:tc>
              <w:tc>
                <w:tcPr>
                  <w:tcW w:w="0" w:type="auto"/>
                  <w:tcBorders>
                    <w:top w:val="nil"/>
                    <w:left w:val="nil"/>
                    <w:right w:val="nil"/>
                  </w:tcBorders>
                </w:tcPr>
                <w:p w14:paraId="2A6C6A7B" w14:textId="77777777" w:rsidR="00E06542" w:rsidRPr="00EF6ACE" w:rsidRDefault="00E06542" w:rsidP="00E06542">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1C3DBA91" w14:textId="77777777" w:rsidR="00E06542" w:rsidRPr="00EF6ACE" w:rsidRDefault="00E06542" w:rsidP="00E06542">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072B03E7" w14:textId="77777777" w:rsidR="00E06542" w:rsidRPr="00EF6ACE" w:rsidRDefault="00E06542" w:rsidP="00E06542">
                  <w:pPr>
                    <w:jc w:val="center"/>
                    <w:rPr>
                      <w:rFonts w:cstheme="minorHAnsi"/>
                      <w:lang w:val="en-GB"/>
                    </w:rPr>
                  </w:pPr>
                  <w:r w:rsidRPr="00EF6ACE">
                    <w:rPr>
                      <w:rFonts w:cstheme="minorHAnsi"/>
                      <w:lang w:val="en-GB"/>
                    </w:rPr>
                    <w:t>2</w:t>
                  </w:r>
                </w:p>
              </w:tc>
            </w:tr>
            <w:tr w:rsidR="00E06542" w:rsidRPr="00EF6ACE" w14:paraId="017643C8" w14:textId="77777777" w:rsidTr="00E06542">
              <w:trPr>
                <w:jc w:val="center"/>
              </w:trPr>
              <w:tc>
                <w:tcPr>
                  <w:tcW w:w="0" w:type="auto"/>
                  <w:tcBorders>
                    <w:top w:val="nil"/>
                    <w:left w:val="nil"/>
                    <w:bottom w:val="nil"/>
                  </w:tcBorders>
                </w:tcPr>
                <w:p w14:paraId="1F8E2508" w14:textId="77777777" w:rsidR="00E06542" w:rsidRPr="00EF6ACE" w:rsidRDefault="00E06542" w:rsidP="00E06542">
                  <w:pPr>
                    <w:jc w:val="center"/>
                    <w:rPr>
                      <w:rFonts w:cstheme="minorHAnsi"/>
                      <w:lang w:val="en-GB"/>
                    </w:rPr>
                  </w:pPr>
                  <w:r w:rsidRPr="00EF6ACE">
                    <w:rPr>
                      <w:rFonts w:cstheme="minorHAnsi"/>
                      <w:lang w:val="en-GB"/>
                    </w:rPr>
                    <w:t>0</w:t>
                  </w:r>
                </w:p>
              </w:tc>
              <w:tc>
                <w:tcPr>
                  <w:tcW w:w="0" w:type="auto"/>
                  <w:shd w:val="clear" w:color="auto" w:fill="auto"/>
                </w:tcPr>
                <w:p w14:paraId="2B2F5E80"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auto"/>
                </w:tcPr>
                <w:p w14:paraId="53492FFD"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w:t>
                  </w:r>
                </w:p>
              </w:tc>
              <w:tc>
                <w:tcPr>
                  <w:tcW w:w="0" w:type="auto"/>
                  <w:shd w:val="clear" w:color="auto" w:fill="DEEAF6" w:themeFill="accent1" w:themeFillTint="33"/>
                </w:tcPr>
                <w:p w14:paraId="39C2CE6F"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1</w:t>
                  </w:r>
                </w:p>
              </w:tc>
            </w:tr>
            <w:tr w:rsidR="00E06542" w:rsidRPr="00EF6ACE" w14:paraId="714DBE21" w14:textId="77777777" w:rsidTr="00E06542">
              <w:trPr>
                <w:jc w:val="center"/>
              </w:trPr>
              <w:tc>
                <w:tcPr>
                  <w:tcW w:w="0" w:type="auto"/>
                  <w:tcBorders>
                    <w:top w:val="nil"/>
                    <w:left w:val="nil"/>
                    <w:bottom w:val="nil"/>
                  </w:tcBorders>
                  <w:shd w:val="clear" w:color="auto" w:fill="auto"/>
                </w:tcPr>
                <w:p w14:paraId="3112FFC3" w14:textId="77777777" w:rsidR="00E06542" w:rsidRPr="00EF6ACE" w:rsidRDefault="00E06542" w:rsidP="00E06542">
                  <w:pPr>
                    <w:jc w:val="center"/>
                    <w:rPr>
                      <w:rFonts w:cstheme="minorHAnsi"/>
                      <w:lang w:val="en-GB"/>
                    </w:rPr>
                  </w:pPr>
                  <w:r w:rsidRPr="00EF6ACE">
                    <w:rPr>
                      <w:rFonts w:cstheme="minorHAnsi"/>
                      <w:lang w:val="en-GB"/>
                    </w:rPr>
                    <w:t>1</w:t>
                  </w:r>
                </w:p>
              </w:tc>
              <w:tc>
                <w:tcPr>
                  <w:tcW w:w="0" w:type="auto"/>
                  <w:shd w:val="clear" w:color="auto" w:fill="auto"/>
                </w:tcPr>
                <w:p w14:paraId="40EAA6D8"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w:t>
                  </w:r>
                </w:p>
              </w:tc>
              <w:tc>
                <w:tcPr>
                  <w:tcW w:w="0" w:type="auto"/>
                  <w:shd w:val="clear" w:color="auto" w:fill="auto"/>
                </w:tcPr>
                <w:p w14:paraId="050F8AFF"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4053FE40"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1</w:t>
                  </w:r>
                </w:p>
              </w:tc>
            </w:tr>
            <w:tr w:rsidR="00E06542" w:rsidRPr="00EF6ACE" w14:paraId="32F1EA94" w14:textId="77777777" w:rsidTr="008F6B9C">
              <w:trPr>
                <w:jc w:val="center"/>
              </w:trPr>
              <w:tc>
                <w:tcPr>
                  <w:tcW w:w="0" w:type="auto"/>
                  <w:tcBorders>
                    <w:top w:val="nil"/>
                    <w:left w:val="nil"/>
                    <w:bottom w:val="nil"/>
                  </w:tcBorders>
                  <w:shd w:val="clear" w:color="auto" w:fill="auto"/>
                </w:tcPr>
                <w:p w14:paraId="4E83F2DF" w14:textId="77777777" w:rsidR="00E06542" w:rsidRPr="00EF6ACE" w:rsidRDefault="00E06542" w:rsidP="00E06542">
                  <w:pPr>
                    <w:jc w:val="center"/>
                    <w:rPr>
                      <w:rFonts w:cstheme="minorHAnsi"/>
                      <w:lang w:val="en-GB"/>
                    </w:rPr>
                  </w:pPr>
                  <w:r w:rsidRPr="00EF6ACE">
                    <w:rPr>
                      <w:rFonts w:cstheme="minorHAnsi"/>
                      <w:lang w:val="en-GB"/>
                    </w:rPr>
                    <w:t>2</w:t>
                  </w:r>
                </w:p>
              </w:tc>
              <w:tc>
                <w:tcPr>
                  <w:tcW w:w="0" w:type="auto"/>
                  <w:shd w:val="clear" w:color="auto" w:fill="DEEAF6" w:themeFill="accent1" w:themeFillTint="33"/>
                </w:tcPr>
                <w:p w14:paraId="37092AA8"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1</w:t>
                  </w:r>
                </w:p>
              </w:tc>
              <w:tc>
                <w:tcPr>
                  <w:tcW w:w="0" w:type="auto"/>
                  <w:shd w:val="clear" w:color="auto" w:fill="DEEAF6" w:themeFill="accent1" w:themeFillTint="33"/>
                </w:tcPr>
                <w:p w14:paraId="75B63A1B"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1</w:t>
                  </w:r>
                </w:p>
              </w:tc>
              <w:tc>
                <w:tcPr>
                  <w:tcW w:w="0" w:type="auto"/>
                </w:tcPr>
                <w:p w14:paraId="6AE01E29"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r>
          </w:tbl>
          <w:p w14:paraId="05C107F6" w14:textId="77777777" w:rsidR="00E06542" w:rsidRPr="00EF6ACE" w:rsidRDefault="00E06542" w:rsidP="00E0654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318"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06542" w:rsidRPr="00EF6ACE" w14:paraId="1DAFED90" w14:textId="77777777" w:rsidTr="008F6B9C">
              <w:trPr>
                <w:jc w:val="center"/>
              </w:trPr>
              <w:tc>
                <w:tcPr>
                  <w:tcW w:w="0" w:type="auto"/>
                  <w:tcBorders>
                    <w:top w:val="nil"/>
                    <w:left w:val="nil"/>
                    <w:bottom w:val="nil"/>
                    <w:right w:val="nil"/>
                  </w:tcBorders>
                </w:tcPr>
                <w:p w14:paraId="595B13D3" w14:textId="77777777" w:rsidR="00E06542" w:rsidRPr="00EF6ACE" w:rsidRDefault="00E06542" w:rsidP="00E06542">
                  <w:pPr>
                    <w:jc w:val="center"/>
                    <w:rPr>
                      <w:rFonts w:ascii="Courier New" w:hAnsi="Courier New" w:cs="Courier New"/>
                      <w:lang w:val="en-GB"/>
                    </w:rPr>
                  </w:pPr>
                </w:p>
              </w:tc>
              <w:tc>
                <w:tcPr>
                  <w:tcW w:w="0" w:type="auto"/>
                  <w:tcBorders>
                    <w:top w:val="nil"/>
                    <w:left w:val="nil"/>
                    <w:right w:val="nil"/>
                  </w:tcBorders>
                </w:tcPr>
                <w:p w14:paraId="16146CFB" w14:textId="77777777" w:rsidR="00E06542" w:rsidRPr="00EF6ACE" w:rsidRDefault="00E06542" w:rsidP="00E06542">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28A59F2B" w14:textId="77777777" w:rsidR="00E06542" w:rsidRPr="00EF6ACE" w:rsidRDefault="00E06542" w:rsidP="00E06542">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74D8011F" w14:textId="77777777" w:rsidR="00E06542" w:rsidRPr="00EF6ACE" w:rsidRDefault="00E06542" w:rsidP="00E06542">
                  <w:pPr>
                    <w:jc w:val="center"/>
                    <w:rPr>
                      <w:rFonts w:cstheme="minorHAnsi"/>
                      <w:lang w:val="en-GB"/>
                    </w:rPr>
                  </w:pPr>
                  <w:r w:rsidRPr="00EF6ACE">
                    <w:rPr>
                      <w:rFonts w:cstheme="minorHAnsi"/>
                      <w:lang w:val="en-GB"/>
                    </w:rPr>
                    <w:t>2</w:t>
                  </w:r>
                </w:p>
              </w:tc>
            </w:tr>
            <w:tr w:rsidR="00E06542" w:rsidRPr="00EF6ACE" w14:paraId="1945F277" w14:textId="77777777" w:rsidTr="00E06542">
              <w:trPr>
                <w:jc w:val="center"/>
              </w:trPr>
              <w:tc>
                <w:tcPr>
                  <w:tcW w:w="0" w:type="auto"/>
                  <w:tcBorders>
                    <w:top w:val="nil"/>
                    <w:left w:val="nil"/>
                    <w:bottom w:val="nil"/>
                  </w:tcBorders>
                </w:tcPr>
                <w:p w14:paraId="013964FD" w14:textId="77777777" w:rsidR="00E06542" w:rsidRPr="00EF6ACE" w:rsidRDefault="00E06542" w:rsidP="00E06542">
                  <w:pPr>
                    <w:jc w:val="center"/>
                    <w:rPr>
                      <w:rFonts w:cstheme="minorHAnsi"/>
                      <w:lang w:val="en-GB"/>
                    </w:rPr>
                  </w:pPr>
                  <w:r w:rsidRPr="00EF6ACE">
                    <w:rPr>
                      <w:rFonts w:cstheme="minorHAnsi"/>
                      <w:lang w:val="en-GB"/>
                    </w:rPr>
                    <w:t>0</w:t>
                  </w:r>
                </w:p>
              </w:tc>
              <w:tc>
                <w:tcPr>
                  <w:tcW w:w="0" w:type="auto"/>
                  <w:shd w:val="clear" w:color="auto" w:fill="auto"/>
                </w:tcPr>
                <w:p w14:paraId="11E3EFD1"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auto"/>
                </w:tcPr>
                <w:p w14:paraId="7073D75A"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w:t>
                  </w:r>
                </w:p>
              </w:tc>
              <w:tc>
                <w:tcPr>
                  <w:tcW w:w="0" w:type="auto"/>
                  <w:shd w:val="clear" w:color="auto" w:fill="EDEDED" w:themeFill="accent3" w:themeFillTint="33"/>
                </w:tcPr>
                <w:p w14:paraId="27198667"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3</w:t>
                  </w:r>
                </w:p>
              </w:tc>
            </w:tr>
            <w:tr w:rsidR="00E06542" w:rsidRPr="00EF6ACE" w14:paraId="5C019B18" w14:textId="77777777" w:rsidTr="00E06542">
              <w:trPr>
                <w:jc w:val="center"/>
              </w:trPr>
              <w:tc>
                <w:tcPr>
                  <w:tcW w:w="0" w:type="auto"/>
                  <w:tcBorders>
                    <w:top w:val="nil"/>
                    <w:left w:val="nil"/>
                    <w:bottom w:val="nil"/>
                  </w:tcBorders>
                  <w:shd w:val="clear" w:color="auto" w:fill="auto"/>
                </w:tcPr>
                <w:p w14:paraId="2B7378ED" w14:textId="77777777" w:rsidR="00E06542" w:rsidRPr="00EF6ACE" w:rsidRDefault="00E06542" w:rsidP="00E06542">
                  <w:pPr>
                    <w:jc w:val="center"/>
                    <w:rPr>
                      <w:rFonts w:cstheme="minorHAnsi"/>
                      <w:lang w:val="en-GB"/>
                    </w:rPr>
                  </w:pPr>
                  <w:r w:rsidRPr="00EF6ACE">
                    <w:rPr>
                      <w:rFonts w:cstheme="minorHAnsi"/>
                      <w:lang w:val="en-GB"/>
                    </w:rPr>
                    <w:t>1</w:t>
                  </w:r>
                </w:p>
              </w:tc>
              <w:tc>
                <w:tcPr>
                  <w:tcW w:w="0" w:type="auto"/>
                  <w:shd w:val="clear" w:color="auto" w:fill="auto"/>
                </w:tcPr>
                <w:p w14:paraId="07F2F0B2"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w:t>
                  </w:r>
                </w:p>
              </w:tc>
              <w:tc>
                <w:tcPr>
                  <w:tcW w:w="0" w:type="auto"/>
                  <w:shd w:val="clear" w:color="auto" w:fill="auto"/>
                </w:tcPr>
                <w:p w14:paraId="0E0892EA"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FF2CC" w:themeFill="accent4" w:themeFillTint="33"/>
                </w:tcPr>
                <w:p w14:paraId="79F8E1F6"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4</w:t>
                  </w:r>
                </w:p>
              </w:tc>
            </w:tr>
            <w:tr w:rsidR="00E06542" w:rsidRPr="00EF6ACE" w14:paraId="61A7A91F" w14:textId="77777777" w:rsidTr="008F6B9C">
              <w:trPr>
                <w:jc w:val="center"/>
              </w:trPr>
              <w:tc>
                <w:tcPr>
                  <w:tcW w:w="0" w:type="auto"/>
                  <w:tcBorders>
                    <w:top w:val="nil"/>
                    <w:left w:val="nil"/>
                    <w:bottom w:val="nil"/>
                  </w:tcBorders>
                  <w:shd w:val="clear" w:color="auto" w:fill="auto"/>
                </w:tcPr>
                <w:p w14:paraId="44A7C3F5" w14:textId="77777777" w:rsidR="00E06542" w:rsidRPr="00EF6ACE" w:rsidRDefault="00E06542" w:rsidP="00E06542">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7315587B"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1</w:t>
                  </w:r>
                </w:p>
              </w:tc>
              <w:tc>
                <w:tcPr>
                  <w:tcW w:w="0" w:type="auto"/>
                  <w:shd w:val="clear" w:color="auto" w:fill="E2EFD9" w:themeFill="accent6" w:themeFillTint="33"/>
                </w:tcPr>
                <w:p w14:paraId="14F055A8"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2</w:t>
                  </w:r>
                </w:p>
              </w:tc>
              <w:tc>
                <w:tcPr>
                  <w:tcW w:w="0" w:type="auto"/>
                </w:tcPr>
                <w:p w14:paraId="6312C1F4"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r>
          </w:tbl>
          <w:p w14:paraId="780FF149" w14:textId="77777777" w:rsidR="00E06542" w:rsidRPr="00EF6ACE" w:rsidRDefault="00E06542" w:rsidP="00E0654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108"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E06542" w:rsidRPr="00EF6ACE" w14:paraId="2027D904" w14:textId="77777777" w:rsidTr="008F6B9C">
              <w:trPr>
                <w:jc w:val="center"/>
              </w:trPr>
              <w:tc>
                <w:tcPr>
                  <w:tcW w:w="0" w:type="auto"/>
                  <w:tcBorders>
                    <w:top w:val="nil"/>
                    <w:left w:val="nil"/>
                    <w:bottom w:val="nil"/>
                    <w:right w:val="nil"/>
                  </w:tcBorders>
                </w:tcPr>
                <w:p w14:paraId="16A8745C" w14:textId="77777777" w:rsidR="00E06542" w:rsidRPr="00EF6ACE" w:rsidRDefault="00E06542" w:rsidP="00E06542">
                  <w:pPr>
                    <w:jc w:val="center"/>
                    <w:rPr>
                      <w:rFonts w:ascii="Courier New" w:hAnsi="Courier New" w:cs="Courier New"/>
                      <w:lang w:val="en-GB"/>
                    </w:rPr>
                  </w:pPr>
                </w:p>
              </w:tc>
              <w:tc>
                <w:tcPr>
                  <w:tcW w:w="0" w:type="auto"/>
                  <w:tcBorders>
                    <w:top w:val="nil"/>
                    <w:left w:val="nil"/>
                    <w:right w:val="nil"/>
                  </w:tcBorders>
                </w:tcPr>
                <w:p w14:paraId="5784A431" w14:textId="77777777" w:rsidR="00E06542" w:rsidRPr="00EF6ACE" w:rsidRDefault="00E06542" w:rsidP="00E06542">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169BE38A" w14:textId="77777777" w:rsidR="00E06542" w:rsidRPr="00EF6ACE" w:rsidRDefault="00E06542" w:rsidP="00E06542">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7574E2A5" w14:textId="77777777" w:rsidR="00E06542" w:rsidRPr="00EF6ACE" w:rsidRDefault="00E06542" w:rsidP="00E06542">
                  <w:pPr>
                    <w:jc w:val="center"/>
                    <w:rPr>
                      <w:rFonts w:cstheme="minorHAnsi"/>
                      <w:lang w:val="en-GB"/>
                    </w:rPr>
                  </w:pPr>
                  <w:r w:rsidRPr="00EF6ACE">
                    <w:rPr>
                      <w:rFonts w:cstheme="minorHAnsi"/>
                      <w:lang w:val="en-GB"/>
                    </w:rPr>
                    <w:t>2</w:t>
                  </w:r>
                </w:p>
              </w:tc>
            </w:tr>
            <w:tr w:rsidR="00E06542" w:rsidRPr="00EF6ACE" w14:paraId="5A26640C" w14:textId="77777777" w:rsidTr="00E06542">
              <w:trPr>
                <w:jc w:val="center"/>
              </w:trPr>
              <w:tc>
                <w:tcPr>
                  <w:tcW w:w="0" w:type="auto"/>
                  <w:tcBorders>
                    <w:top w:val="nil"/>
                    <w:left w:val="nil"/>
                    <w:bottom w:val="nil"/>
                  </w:tcBorders>
                </w:tcPr>
                <w:p w14:paraId="33BD38B5" w14:textId="77777777" w:rsidR="00E06542" w:rsidRPr="00EF6ACE" w:rsidRDefault="00E06542" w:rsidP="00E06542">
                  <w:pPr>
                    <w:jc w:val="center"/>
                    <w:rPr>
                      <w:rFonts w:cstheme="minorHAnsi"/>
                      <w:lang w:val="en-GB"/>
                    </w:rPr>
                  </w:pPr>
                  <w:r w:rsidRPr="00EF6ACE">
                    <w:rPr>
                      <w:rFonts w:cstheme="minorHAnsi"/>
                      <w:lang w:val="en-GB"/>
                    </w:rPr>
                    <w:t>0</w:t>
                  </w:r>
                </w:p>
              </w:tc>
              <w:tc>
                <w:tcPr>
                  <w:tcW w:w="0" w:type="auto"/>
                  <w:shd w:val="clear" w:color="auto" w:fill="auto"/>
                </w:tcPr>
                <w:p w14:paraId="7D3551D0"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auto"/>
                </w:tcPr>
                <w:p w14:paraId="0190A582"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w:t>
                  </w:r>
                </w:p>
              </w:tc>
              <w:tc>
                <w:tcPr>
                  <w:tcW w:w="0" w:type="auto"/>
                  <w:shd w:val="clear" w:color="auto" w:fill="FBE4D5" w:themeFill="accent2" w:themeFillTint="33"/>
                </w:tcPr>
                <w:p w14:paraId="252A12F7"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1</w:t>
                  </w:r>
                </w:p>
              </w:tc>
            </w:tr>
            <w:tr w:rsidR="00E06542" w:rsidRPr="00EF6ACE" w14:paraId="6E8611CE" w14:textId="77777777" w:rsidTr="00E06542">
              <w:trPr>
                <w:jc w:val="center"/>
              </w:trPr>
              <w:tc>
                <w:tcPr>
                  <w:tcW w:w="0" w:type="auto"/>
                  <w:tcBorders>
                    <w:top w:val="nil"/>
                    <w:left w:val="nil"/>
                    <w:bottom w:val="nil"/>
                  </w:tcBorders>
                  <w:shd w:val="clear" w:color="auto" w:fill="auto"/>
                </w:tcPr>
                <w:p w14:paraId="0DD90F4B" w14:textId="77777777" w:rsidR="00E06542" w:rsidRPr="00EF6ACE" w:rsidRDefault="00E06542" w:rsidP="00E06542">
                  <w:pPr>
                    <w:jc w:val="center"/>
                    <w:rPr>
                      <w:rFonts w:cstheme="minorHAnsi"/>
                      <w:lang w:val="en-GB"/>
                    </w:rPr>
                  </w:pPr>
                  <w:r w:rsidRPr="00EF6ACE">
                    <w:rPr>
                      <w:rFonts w:cstheme="minorHAnsi"/>
                      <w:lang w:val="en-GB"/>
                    </w:rPr>
                    <w:t>1</w:t>
                  </w:r>
                </w:p>
              </w:tc>
              <w:tc>
                <w:tcPr>
                  <w:tcW w:w="0" w:type="auto"/>
                  <w:shd w:val="clear" w:color="auto" w:fill="auto"/>
                </w:tcPr>
                <w:p w14:paraId="5B2C73D5"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w:t>
                  </w:r>
                </w:p>
              </w:tc>
              <w:tc>
                <w:tcPr>
                  <w:tcW w:w="0" w:type="auto"/>
                  <w:shd w:val="clear" w:color="auto" w:fill="auto"/>
                </w:tcPr>
                <w:p w14:paraId="53648613"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E2EFD9" w:themeFill="accent6" w:themeFillTint="33"/>
                </w:tcPr>
                <w:p w14:paraId="52785C9F"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2</w:t>
                  </w:r>
                </w:p>
              </w:tc>
            </w:tr>
            <w:tr w:rsidR="00E06542" w:rsidRPr="00EF6ACE" w14:paraId="480DF274" w14:textId="77777777" w:rsidTr="008F6B9C">
              <w:trPr>
                <w:jc w:val="center"/>
              </w:trPr>
              <w:tc>
                <w:tcPr>
                  <w:tcW w:w="0" w:type="auto"/>
                  <w:tcBorders>
                    <w:top w:val="nil"/>
                    <w:left w:val="nil"/>
                    <w:bottom w:val="nil"/>
                  </w:tcBorders>
                  <w:shd w:val="clear" w:color="auto" w:fill="auto"/>
                </w:tcPr>
                <w:p w14:paraId="28660812" w14:textId="77777777" w:rsidR="00E06542" w:rsidRPr="00EF6ACE" w:rsidRDefault="00E06542" w:rsidP="00E06542">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6D50544E"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1</w:t>
                  </w:r>
                </w:p>
              </w:tc>
              <w:tc>
                <w:tcPr>
                  <w:tcW w:w="0" w:type="auto"/>
                  <w:shd w:val="clear" w:color="auto" w:fill="E2EFD9" w:themeFill="accent6" w:themeFillTint="33"/>
                </w:tcPr>
                <w:p w14:paraId="3DBF3643" w14:textId="77777777" w:rsidR="00E06542" w:rsidRPr="00EF6ACE" w:rsidRDefault="00E06542" w:rsidP="00E06542">
                  <w:pPr>
                    <w:jc w:val="center"/>
                    <w:rPr>
                      <w:rFonts w:ascii="Courier New" w:hAnsi="Courier New" w:cs="Courier New"/>
                      <w:lang w:val="en-GB"/>
                    </w:rPr>
                  </w:pPr>
                  <w:r>
                    <w:rPr>
                      <w:rFonts w:ascii="Courier New" w:hAnsi="Courier New" w:cs="Courier New"/>
                      <w:lang w:val="en-GB"/>
                    </w:rPr>
                    <w:t>2</w:t>
                  </w:r>
                </w:p>
              </w:tc>
              <w:tc>
                <w:tcPr>
                  <w:tcW w:w="0" w:type="auto"/>
                </w:tcPr>
                <w:p w14:paraId="6B9180FA" w14:textId="77777777" w:rsidR="00E06542" w:rsidRPr="00EF6ACE" w:rsidRDefault="00E06542" w:rsidP="00E06542">
                  <w:pPr>
                    <w:jc w:val="center"/>
                    <w:rPr>
                      <w:rFonts w:ascii="Courier New" w:hAnsi="Courier New" w:cs="Courier New"/>
                      <w:lang w:val="en-GB"/>
                    </w:rPr>
                  </w:pPr>
                  <w:r w:rsidRPr="00EF6ACE">
                    <w:rPr>
                      <w:rFonts w:ascii="Courier New" w:hAnsi="Courier New" w:cs="Courier New"/>
                      <w:lang w:val="en-GB"/>
                    </w:rPr>
                    <w:t>*</w:t>
                  </w:r>
                </w:p>
              </w:tc>
            </w:tr>
          </w:tbl>
          <w:p w14:paraId="5A1B1AE4" w14:textId="77777777" w:rsidR="00E06542" w:rsidRPr="00EF6ACE" w:rsidRDefault="00E06542" w:rsidP="00E06542">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r w:rsidR="003E378F" w:rsidRPr="00EF6ACE" w14:paraId="1EC076C5" w14:textId="77777777" w:rsidTr="003E378F">
        <w:trPr>
          <w:trHeight w:val="147"/>
        </w:trPr>
        <w:tc>
          <w:tcPr>
            <w:cnfStyle w:val="001000000000" w:firstRow="0" w:lastRow="0" w:firstColumn="1" w:lastColumn="0" w:oddVBand="0" w:evenVBand="0" w:oddHBand="0" w:evenHBand="0" w:firstRowFirstColumn="0" w:firstRowLastColumn="0" w:lastRowFirstColumn="0" w:lastRowLastColumn="0"/>
            <w:tcW w:w="1569" w:type="pct"/>
            <w:shd w:val="clear" w:color="auto" w:fill="5B9BD5" w:themeFill="accent1"/>
            <w:vAlign w:val="center"/>
          </w:tcPr>
          <w:p w14:paraId="1CBF7622" w14:textId="77777777" w:rsidR="003E378F" w:rsidRPr="00E06542" w:rsidRDefault="003E378F" w:rsidP="003E378F">
            <w:pPr>
              <w:rPr>
                <w:color w:val="FFFFFF" w:themeColor="background1"/>
                <w:lang w:val="en-GB"/>
              </w:rPr>
            </w:pPr>
            <w:r w:rsidRPr="00E06542">
              <w:rPr>
                <w:color w:val="FFFFFF" w:themeColor="background1"/>
                <w:lang w:val="en-GB"/>
              </w:rPr>
              <w:t>Model</w:t>
            </w:r>
          </w:p>
        </w:tc>
        <w:tc>
          <w:tcPr>
            <w:tcW w:w="1005" w:type="pct"/>
            <w:shd w:val="clear" w:color="auto" w:fill="5B9BD5" w:themeFill="accent1"/>
          </w:tcPr>
          <w:p w14:paraId="7823B37D" w14:textId="77777777" w:rsidR="003E378F" w:rsidRPr="00E06542" w:rsidRDefault="003E378F" w:rsidP="003E378F">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Some-rates-different 1 (SRD1)</w:t>
            </w:r>
          </w:p>
        </w:tc>
        <w:tc>
          <w:tcPr>
            <w:tcW w:w="1318" w:type="pct"/>
            <w:shd w:val="clear" w:color="auto" w:fill="5B9BD5" w:themeFill="accent1"/>
          </w:tcPr>
          <w:p w14:paraId="0CA9CB02" w14:textId="77777777" w:rsidR="003E378F" w:rsidRPr="00E06542" w:rsidRDefault="003E378F" w:rsidP="003E378F">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Some-rates-different 2 (SRD2)</w:t>
            </w:r>
          </w:p>
        </w:tc>
        <w:tc>
          <w:tcPr>
            <w:tcW w:w="1108" w:type="pct"/>
            <w:shd w:val="clear" w:color="auto" w:fill="5B9BD5" w:themeFill="accent1"/>
          </w:tcPr>
          <w:p w14:paraId="68DDC44C" w14:textId="77777777" w:rsidR="003E378F" w:rsidRPr="00E06542" w:rsidRDefault="003E378F" w:rsidP="003E378F">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Some-rates-different 3 (SRD3)</w:t>
            </w:r>
          </w:p>
        </w:tc>
      </w:tr>
      <w:tr w:rsidR="003E378F" w:rsidRPr="00EF6ACE" w14:paraId="0C5BFED5" w14:textId="77777777" w:rsidTr="003E378F">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69" w:type="pct"/>
          </w:tcPr>
          <w:p w14:paraId="58993144" w14:textId="77777777" w:rsidR="003E378F" w:rsidRDefault="003E378F" w:rsidP="003E378F">
            <w:pPr>
              <w:rPr>
                <w:lang w:val="en-GB"/>
              </w:rPr>
            </w:pPr>
            <w:r>
              <w:rPr>
                <w:lang w:val="en-GB"/>
              </w:rPr>
              <w:t>Parameters to be estimated</w:t>
            </w:r>
          </w:p>
        </w:tc>
        <w:tc>
          <w:tcPr>
            <w:tcW w:w="1005" w:type="pct"/>
          </w:tcPr>
          <w:p w14:paraId="0803E568" w14:textId="77777777" w:rsidR="003E378F" w:rsidRDefault="003E378F" w:rsidP="003E378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1318" w:type="pct"/>
          </w:tcPr>
          <w:p w14:paraId="1884893F" w14:textId="77777777" w:rsidR="003E378F" w:rsidRDefault="003E378F" w:rsidP="003E378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108" w:type="pct"/>
          </w:tcPr>
          <w:p w14:paraId="2F91EDC9" w14:textId="77777777" w:rsidR="003E378F" w:rsidRDefault="003E378F" w:rsidP="003E378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3E378F" w:rsidRPr="00EF6ACE" w14:paraId="5F7279A7" w14:textId="77777777" w:rsidTr="003E378F">
        <w:trPr>
          <w:trHeight w:val="1668"/>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404BD771" w14:textId="77777777" w:rsidR="003E378F" w:rsidRDefault="003E378F" w:rsidP="003E378F">
            <w:pPr>
              <w:rPr>
                <w:lang w:val="en-GB"/>
              </w:rPr>
            </w:pPr>
            <w:r>
              <w:rPr>
                <w:lang w:val="en-GB"/>
              </w:rPr>
              <w:t>Rate matrix</w:t>
            </w:r>
          </w:p>
        </w:tc>
        <w:tc>
          <w:tcPr>
            <w:tcW w:w="1005"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3E378F" w:rsidRPr="00EF6ACE" w14:paraId="2808DF80" w14:textId="77777777" w:rsidTr="008F6B9C">
              <w:trPr>
                <w:jc w:val="center"/>
              </w:trPr>
              <w:tc>
                <w:tcPr>
                  <w:tcW w:w="0" w:type="auto"/>
                  <w:tcBorders>
                    <w:top w:val="nil"/>
                    <w:left w:val="nil"/>
                    <w:bottom w:val="nil"/>
                    <w:right w:val="nil"/>
                  </w:tcBorders>
                </w:tcPr>
                <w:p w14:paraId="3894EE61" w14:textId="77777777" w:rsidR="003E378F" w:rsidRPr="00EF6ACE" w:rsidRDefault="003E378F" w:rsidP="003E378F">
                  <w:pPr>
                    <w:jc w:val="center"/>
                    <w:rPr>
                      <w:rFonts w:ascii="Courier New" w:hAnsi="Courier New" w:cs="Courier New"/>
                      <w:lang w:val="en-GB"/>
                    </w:rPr>
                  </w:pPr>
                </w:p>
              </w:tc>
              <w:tc>
                <w:tcPr>
                  <w:tcW w:w="0" w:type="auto"/>
                  <w:tcBorders>
                    <w:top w:val="nil"/>
                    <w:left w:val="nil"/>
                    <w:right w:val="nil"/>
                  </w:tcBorders>
                </w:tcPr>
                <w:p w14:paraId="4489E165"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7898B794"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15C7AB72" w14:textId="77777777" w:rsidR="003E378F" w:rsidRPr="00EF6ACE" w:rsidRDefault="003E378F" w:rsidP="003E378F">
                  <w:pPr>
                    <w:jc w:val="center"/>
                    <w:rPr>
                      <w:rFonts w:cstheme="minorHAnsi"/>
                      <w:lang w:val="en-GB"/>
                    </w:rPr>
                  </w:pPr>
                  <w:r w:rsidRPr="00EF6ACE">
                    <w:rPr>
                      <w:rFonts w:cstheme="minorHAnsi"/>
                      <w:lang w:val="en-GB"/>
                    </w:rPr>
                    <w:t>2</w:t>
                  </w:r>
                </w:p>
              </w:tc>
            </w:tr>
            <w:tr w:rsidR="003E378F" w:rsidRPr="00EF6ACE" w14:paraId="3A673774" w14:textId="77777777" w:rsidTr="003E378F">
              <w:trPr>
                <w:jc w:val="center"/>
              </w:trPr>
              <w:tc>
                <w:tcPr>
                  <w:tcW w:w="0" w:type="auto"/>
                  <w:tcBorders>
                    <w:top w:val="nil"/>
                    <w:left w:val="nil"/>
                    <w:bottom w:val="nil"/>
                  </w:tcBorders>
                </w:tcPr>
                <w:p w14:paraId="7772F5FB"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Pr>
                <w:p w14:paraId="10539F23"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730CCC6A"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1</w:t>
                  </w:r>
                </w:p>
              </w:tc>
              <w:tc>
                <w:tcPr>
                  <w:tcW w:w="0" w:type="auto"/>
                  <w:shd w:val="clear" w:color="auto" w:fill="EDEDED" w:themeFill="accent3" w:themeFillTint="33"/>
                </w:tcPr>
                <w:p w14:paraId="4D0B0262"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4</w:t>
                  </w:r>
                </w:p>
              </w:tc>
            </w:tr>
            <w:tr w:rsidR="003E378F" w:rsidRPr="00EF6ACE" w14:paraId="0C608FAA" w14:textId="77777777" w:rsidTr="008F6B9C">
              <w:trPr>
                <w:jc w:val="center"/>
              </w:trPr>
              <w:tc>
                <w:tcPr>
                  <w:tcW w:w="0" w:type="auto"/>
                  <w:tcBorders>
                    <w:top w:val="nil"/>
                    <w:left w:val="nil"/>
                    <w:bottom w:val="nil"/>
                  </w:tcBorders>
                  <w:shd w:val="clear" w:color="auto" w:fill="auto"/>
                </w:tcPr>
                <w:p w14:paraId="24C72C6B"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07FFBF18"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1</w:t>
                  </w:r>
                </w:p>
              </w:tc>
              <w:tc>
                <w:tcPr>
                  <w:tcW w:w="0" w:type="auto"/>
                </w:tcPr>
                <w:p w14:paraId="7952B45D"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FF2CC" w:themeFill="accent4" w:themeFillTint="33"/>
                </w:tcPr>
                <w:p w14:paraId="74DE39E9"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5</w:t>
                  </w:r>
                </w:p>
              </w:tc>
            </w:tr>
            <w:tr w:rsidR="003E378F" w:rsidRPr="00EF6ACE" w14:paraId="53968442" w14:textId="77777777" w:rsidTr="008F6B9C">
              <w:trPr>
                <w:jc w:val="center"/>
              </w:trPr>
              <w:tc>
                <w:tcPr>
                  <w:tcW w:w="0" w:type="auto"/>
                  <w:tcBorders>
                    <w:top w:val="nil"/>
                    <w:left w:val="nil"/>
                    <w:bottom w:val="nil"/>
                  </w:tcBorders>
                  <w:shd w:val="clear" w:color="auto" w:fill="auto"/>
                </w:tcPr>
                <w:p w14:paraId="6F743583" w14:textId="77777777" w:rsidR="003E378F" w:rsidRPr="00EF6ACE" w:rsidRDefault="003E378F" w:rsidP="003E378F">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5835CABD"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c>
                <w:tcPr>
                  <w:tcW w:w="0" w:type="auto"/>
                  <w:shd w:val="clear" w:color="auto" w:fill="E2EFD9" w:themeFill="accent6" w:themeFillTint="33"/>
                </w:tcPr>
                <w:p w14:paraId="22AFA115"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3</w:t>
                  </w:r>
                </w:p>
              </w:tc>
              <w:tc>
                <w:tcPr>
                  <w:tcW w:w="0" w:type="auto"/>
                </w:tcPr>
                <w:p w14:paraId="46C37619"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r>
          </w:tbl>
          <w:p w14:paraId="505CB663" w14:textId="77777777" w:rsidR="003E378F" w:rsidRPr="00EF6ACE" w:rsidRDefault="003E378F" w:rsidP="003E378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1318"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3E378F" w:rsidRPr="00EF6ACE" w14:paraId="032E00CA" w14:textId="77777777" w:rsidTr="008F6B9C">
              <w:trPr>
                <w:jc w:val="center"/>
              </w:trPr>
              <w:tc>
                <w:tcPr>
                  <w:tcW w:w="0" w:type="auto"/>
                  <w:tcBorders>
                    <w:top w:val="nil"/>
                    <w:left w:val="nil"/>
                    <w:bottom w:val="nil"/>
                    <w:right w:val="nil"/>
                  </w:tcBorders>
                </w:tcPr>
                <w:p w14:paraId="0FCDC8B6" w14:textId="77777777" w:rsidR="003E378F" w:rsidRPr="00EF6ACE" w:rsidRDefault="003E378F" w:rsidP="003E378F">
                  <w:pPr>
                    <w:jc w:val="center"/>
                    <w:rPr>
                      <w:rFonts w:ascii="Courier New" w:hAnsi="Courier New" w:cs="Courier New"/>
                      <w:lang w:val="en-GB"/>
                    </w:rPr>
                  </w:pPr>
                </w:p>
              </w:tc>
              <w:tc>
                <w:tcPr>
                  <w:tcW w:w="0" w:type="auto"/>
                  <w:tcBorders>
                    <w:top w:val="nil"/>
                    <w:left w:val="nil"/>
                    <w:right w:val="nil"/>
                  </w:tcBorders>
                </w:tcPr>
                <w:p w14:paraId="6499B24D"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775A190C"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567FE2D6" w14:textId="77777777" w:rsidR="003E378F" w:rsidRPr="00EF6ACE" w:rsidRDefault="003E378F" w:rsidP="003E378F">
                  <w:pPr>
                    <w:jc w:val="center"/>
                    <w:rPr>
                      <w:rFonts w:cstheme="minorHAnsi"/>
                      <w:lang w:val="en-GB"/>
                    </w:rPr>
                  </w:pPr>
                  <w:r w:rsidRPr="00EF6ACE">
                    <w:rPr>
                      <w:rFonts w:cstheme="minorHAnsi"/>
                      <w:lang w:val="en-GB"/>
                    </w:rPr>
                    <w:t>2</w:t>
                  </w:r>
                </w:p>
              </w:tc>
            </w:tr>
            <w:tr w:rsidR="003E378F" w:rsidRPr="00EF6ACE" w14:paraId="6036CE5E" w14:textId="77777777" w:rsidTr="00DD25E6">
              <w:trPr>
                <w:jc w:val="center"/>
              </w:trPr>
              <w:tc>
                <w:tcPr>
                  <w:tcW w:w="0" w:type="auto"/>
                  <w:tcBorders>
                    <w:top w:val="nil"/>
                    <w:left w:val="nil"/>
                    <w:bottom w:val="nil"/>
                  </w:tcBorders>
                </w:tcPr>
                <w:p w14:paraId="16E0FF15"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Pr>
                <w:p w14:paraId="50A676DC"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1D2AC98A"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1</w:t>
                  </w:r>
                </w:p>
              </w:tc>
              <w:tc>
                <w:tcPr>
                  <w:tcW w:w="0" w:type="auto"/>
                  <w:shd w:val="clear" w:color="auto" w:fill="FFF2CC" w:themeFill="accent4" w:themeFillTint="33"/>
                </w:tcPr>
                <w:p w14:paraId="0D827107"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3</w:t>
                  </w:r>
                </w:p>
              </w:tc>
            </w:tr>
            <w:tr w:rsidR="003E378F" w:rsidRPr="00EF6ACE" w14:paraId="643E2306" w14:textId="77777777" w:rsidTr="008F6B9C">
              <w:trPr>
                <w:jc w:val="center"/>
              </w:trPr>
              <w:tc>
                <w:tcPr>
                  <w:tcW w:w="0" w:type="auto"/>
                  <w:tcBorders>
                    <w:top w:val="nil"/>
                    <w:left w:val="nil"/>
                    <w:bottom w:val="nil"/>
                  </w:tcBorders>
                  <w:shd w:val="clear" w:color="auto" w:fill="auto"/>
                </w:tcPr>
                <w:p w14:paraId="3197C829"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26E6A8D5"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1</w:t>
                  </w:r>
                </w:p>
              </w:tc>
              <w:tc>
                <w:tcPr>
                  <w:tcW w:w="0" w:type="auto"/>
                </w:tcPr>
                <w:p w14:paraId="79E7C858"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FF2CC" w:themeFill="accent4" w:themeFillTint="33"/>
                </w:tcPr>
                <w:p w14:paraId="4BFDD76C"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3</w:t>
                  </w:r>
                </w:p>
              </w:tc>
            </w:tr>
            <w:tr w:rsidR="003E378F" w:rsidRPr="00EF6ACE" w14:paraId="2FB3A5E8" w14:textId="77777777" w:rsidTr="003E378F">
              <w:trPr>
                <w:jc w:val="center"/>
              </w:trPr>
              <w:tc>
                <w:tcPr>
                  <w:tcW w:w="0" w:type="auto"/>
                  <w:tcBorders>
                    <w:top w:val="nil"/>
                    <w:left w:val="nil"/>
                    <w:bottom w:val="nil"/>
                  </w:tcBorders>
                  <w:shd w:val="clear" w:color="auto" w:fill="auto"/>
                </w:tcPr>
                <w:p w14:paraId="3ED28063" w14:textId="77777777" w:rsidR="003E378F" w:rsidRPr="00EF6ACE" w:rsidRDefault="003E378F" w:rsidP="003E378F">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2C941C53"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c>
                <w:tcPr>
                  <w:tcW w:w="0" w:type="auto"/>
                  <w:shd w:val="clear" w:color="auto" w:fill="FBE4D5" w:themeFill="accent2" w:themeFillTint="33"/>
                </w:tcPr>
                <w:p w14:paraId="490F6522"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c>
                <w:tcPr>
                  <w:tcW w:w="0" w:type="auto"/>
                </w:tcPr>
                <w:p w14:paraId="6EA7A00B"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r>
          </w:tbl>
          <w:p w14:paraId="19F07BF1" w14:textId="77777777" w:rsidR="003E378F" w:rsidRPr="00EF6ACE" w:rsidRDefault="003E378F" w:rsidP="003E378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1108"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3E378F" w:rsidRPr="00EF6ACE" w14:paraId="49FA50A8" w14:textId="77777777" w:rsidTr="008F6B9C">
              <w:trPr>
                <w:jc w:val="center"/>
              </w:trPr>
              <w:tc>
                <w:tcPr>
                  <w:tcW w:w="0" w:type="auto"/>
                  <w:tcBorders>
                    <w:top w:val="nil"/>
                    <w:left w:val="nil"/>
                    <w:bottom w:val="nil"/>
                    <w:right w:val="nil"/>
                  </w:tcBorders>
                </w:tcPr>
                <w:p w14:paraId="39CF8B0B" w14:textId="77777777" w:rsidR="003E378F" w:rsidRPr="00EF6ACE" w:rsidRDefault="003E378F" w:rsidP="003E378F">
                  <w:pPr>
                    <w:jc w:val="center"/>
                    <w:rPr>
                      <w:rFonts w:ascii="Courier New" w:hAnsi="Courier New" w:cs="Courier New"/>
                      <w:lang w:val="en-GB"/>
                    </w:rPr>
                  </w:pPr>
                </w:p>
              </w:tc>
              <w:tc>
                <w:tcPr>
                  <w:tcW w:w="0" w:type="auto"/>
                  <w:tcBorders>
                    <w:top w:val="nil"/>
                    <w:left w:val="nil"/>
                    <w:right w:val="nil"/>
                  </w:tcBorders>
                </w:tcPr>
                <w:p w14:paraId="6A15EB34"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65ED0B4C"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51D7418B" w14:textId="77777777" w:rsidR="003E378F" w:rsidRPr="00EF6ACE" w:rsidRDefault="003E378F" w:rsidP="003E378F">
                  <w:pPr>
                    <w:jc w:val="center"/>
                    <w:rPr>
                      <w:rFonts w:cstheme="minorHAnsi"/>
                      <w:lang w:val="en-GB"/>
                    </w:rPr>
                  </w:pPr>
                  <w:r w:rsidRPr="00EF6ACE">
                    <w:rPr>
                      <w:rFonts w:cstheme="minorHAnsi"/>
                      <w:lang w:val="en-GB"/>
                    </w:rPr>
                    <w:t>2</w:t>
                  </w:r>
                </w:p>
              </w:tc>
            </w:tr>
            <w:tr w:rsidR="003E378F" w:rsidRPr="00EF6ACE" w14:paraId="483769FB" w14:textId="77777777" w:rsidTr="003E378F">
              <w:trPr>
                <w:jc w:val="center"/>
              </w:trPr>
              <w:tc>
                <w:tcPr>
                  <w:tcW w:w="0" w:type="auto"/>
                  <w:tcBorders>
                    <w:top w:val="nil"/>
                    <w:left w:val="nil"/>
                    <w:bottom w:val="nil"/>
                  </w:tcBorders>
                </w:tcPr>
                <w:p w14:paraId="22F50ABC"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Pr>
                <w:p w14:paraId="2DA98FA3"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DEEAF6" w:themeFill="accent1" w:themeFillTint="33"/>
                </w:tcPr>
                <w:p w14:paraId="5CF822AD"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1</w:t>
                  </w:r>
                </w:p>
              </w:tc>
              <w:tc>
                <w:tcPr>
                  <w:tcW w:w="0" w:type="auto"/>
                  <w:shd w:val="clear" w:color="auto" w:fill="FBE4D5" w:themeFill="accent2" w:themeFillTint="33"/>
                </w:tcPr>
                <w:p w14:paraId="3657251C"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r>
            <w:tr w:rsidR="003E378F" w:rsidRPr="00EF6ACE" w14:paraId="5E224249" w14:textId="77777777" w:rsidTr="003E378F">
              <w:trPr>
                <w:jc w:val="center"/>
              </w:trPr>
              <w:tc>
                <w:tcPr>
                  <w:tcW w:w="0" w:type="auto"/>
                  <w:tcBorders>
                    <w:top w:val="nil"/>
                    <w:left w:val="nil"/>
                    <w:bottom w:val="nil"/>
                  </w:tcBorders>
                  <w:shd w:val="clear" w:color="auto" w:fill="auto"/>
                </w:tcPr>
                <w:p w14:paraId="10E98E9D"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shd w:val="clear" w:color="auto" w:fill="DEEAF6" w:themeFill="accent1" w:themeFillTint="33"/>
                </w:tcPr>
                <w:p w14:paraId="6B10DB00"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1</w:t>
                  </w:r>
                </w:p>
              </w:tc>
              <w:tc>
                <w:tcPr>
                  <w:tcW w:w="0" w:type="auto"/>
                </w:tcPr>
                <w:p w14:paraId="00AE7129"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BE4D5" w:themeFill="accent2" w:themeFillTint="33"/>
                </w:tcPr>
                <w:p w14:paraId="3F37E393"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r>
            <w:tr w:rsidR="003E378F" w:rsidRPr="00EF6ACE" w14:paraId="0D2F5247" w14:textId="77777777" w:rsidTr="003E378F">
              <w:trPr>
                <w:jc w:val="center"/>
              </w:trPr>
              <w:tc>
                <w:tcPr>
                  <w:tcW w:w="0" w:type="auto"/>
                  <w:tcBorders>
                    <w:top w:val="nil"/>
                    <w:left w:val="nil"/>
                    <w:bottom w:val="nil"/>
                  </w:tcBorders>
                  <w:shd w:val="clear" w:color="auto" w:fill="auto"/>
                </w:tcPr>
                <w:p w14:paraId="6355E58D" w14:textId="77777777" w:rsidR="003E378F" w:rsidRPr="00EF6ACE" w:rsidRDefault="003E378F" w:rsidP="003E378F">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715435CD"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c>
                <w:tcPr>
                  <w:tcW w:w="0" w:type="auto"/>
                  <w:shd w:val="clear" w:color="auto" w:fill="FBE4D5" w:themeFill="accent2" w:themeFillTint="33"/>
                </w:tcPr>
                <w:p w14:paraId="46A0E2AC"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c>
                <w:tcPr>
                  <w:tcW w:w="0" w:type="auto"/>
                </w:tcPr>
                <w:p w14:paraId="2524BB39"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r>
          </w:tbl>
          <w:p w14:paraId="6B7415BA" w14:textId="77777777" w:rsidR="003E378F" w:rsidRPr="00EF6ACE" w:rsidRDefault="003E378F" w:rsidP="003E378F">
            <w:pPr>
              <w:keepNext/>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r w:rsidR="003E378F" w:rsidRPr="00C54AFB" w14:paraId="59E4AC34" w14:textId="77777777" w:rsidTr="003E378F">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69" w:type="pct"/>
            <w:shd w:val="clear" w:color="auto" w:fill="5B9BD5" w:themeFill="accent1"/>
            <w:vAlign w:val="center"/>
          </w:tcPr>
          <w:p w14:paraId="45B1E9E3" w14:textId="77777777" w:rsidR="003E378F" w:rsidRPr="00E06542" w:rsidRDefault="003E378F" w:rsidP="003E378F">
            <w:pPr>
              <w:rPr>
                <w:color w:val="FFFFFF" w:themeColor="background1"/>
                <w:lang w:val="en-GB"/>
              </w:rPr>
            </w:pPr>
            <w:r w:rsidRPr="00E06542">
              <w:rPr>
                <w:color w:val="FFFFFF" w:themeColor="background1"/>
                <w:lang w:val="en-GB"/>
              </w:rPr>
              <w:t>Model</w:t>
            </w:r>
          </w:p>
        </w:tc>
        <w:tc>
          <w:tcPr>
            <w:tcW w:w="3431" w:type="pct"/>
            <w:gridSpan w:val="3"/>
            <w:shd w:val="clear" w:color="auto" w:fill="5B9BD5" w:themeFill="accent1"/>
          </w:tcPr>
          <w:p w14:paraId="55668AB9" w14:textId="77777777" w:rsidR="003E378F" w:rsidRPr="00EF6ACE" w:rsidRDefault="003E378F" w:rsidP="003E378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Pr>
                <w:b/>
                <w:color w:val="FFFFFF" w:themeColor="background1"/>
                <w:lang w:val="en-GB"/>
              </w:rPr>
              <w:t>Ordered some-rates-different 4 (oSRD4)</w:t>
            </w:r>
          </w:p>
        </w:tc>
      </w:tr>
      <w:tr w:rsidR="003E378F" w:rsidRPr="00EF6ACE" w14:paraId="46118A27" w14:textId="77777777" w:rsidTr="003E378F">
        <w:trPr>
          <w:trHeight w:val="147"/>
        </w:trPr>
        <w:tc>
          <w:tcPr>
            <w:cnfStyle w:val="001000000000" w:firstRow="0" w:lastRow="0" w:firstColumn="1" w:lastColumn="0" w:oddVBand="0" w:evenVBand="0" w:oddHBand="0" w:evenHBand="0" w:firstRowFirstColumn="0" w:firstRowLastColumn="0" w:lastRowFirstColumn="0" w:lastRowLastColumn="0"/>
            <w:tcW w:w="1569" w:type="pct"/>
            <w:shd w:val="clear" w:color="auto" w:fill="DEEAF6" w:themeFill="accent1" w:themeFillTint="33"/>
          </w:tcPr>
          <w:p w14:paraId="34AF2E4B" w14:textId="77777777" w:rsidR="003E378F" w:rsidRDefault="003E378F" w:rsidP="003E378F">
            <w:pPr>
              <w:rPr>
                <w:lang w:val="en-GB"/>
              </w:rPr>
            </w:pPr>
            <w:r>
              <w:rPr>
                <w:lang w:val="en-GB"/>
              </w:rPr>
              <w:t>Parameters to be estimated</w:t>
            </w:r>
          </w:p>
        </w:tc>
        <w:tc>
          <w:tcPr>
            <w:tcW w:w="1005" w:type="pct"/>
            <w:shd w:val="clear" w:color="auto" w:fill="DEEAF6" w:themeFill="accent1" w:themeFillTint="33"/>
          </w:tcPr>
          <w:p w14:paraId="3F8FC033" w14:textId="77777777" w:rsidR="003E378F" w:rsidRDefault="003E378F" w:rsidP="003E378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318" w:type="pct"/>
            <w:shd w:val="clear" w:color="auto" w:fill="DEEAF6" w:themeFill="accent1" w:themeFillTint="33"/>
          </w:tcPr>
          <w:p w14:paraId="08CD2CE9" w14:textId="77777777" w:rsidR="003E378F" w:rsidRDefault="003E378F" w:rsidP="003E378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108" w:type="pct"/>
            <w:shd w:val="clear" w:color="auto" w:fill="DEEAF6" w:themeFill="accent1" w:themeFillTint="33"/>
            <w:vAlign w:val="center"/>
          </w:tcPr>
          <w:p w14:paraId="4240ABF4" w14:textId="77777777" w:rsidR="003E378F" w:rsidRPr="00EF6ACE" w:rsidRDefault="003E378F" w:rsidP="003E378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r w:rsidR="003E378F" w:rsidRPr="00EF6ACE" w14:paraId="4B6CF182" w14:textId="77777777" w:rsidTr="003E378F">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1569" w:type="pct"/>
            <w:shd w:val="clear" w:color="auto" w:fill="auto"/>
            <w:vAlign w:val="center"/>
          </w:tcPr>
          <w:p w14:paraId="29EDE431" w14:textId="77777777" w:rsidR="003E378F" w:rsidRDefault="003E378F" w:rsidP="003E378F">
            <w:pPr>
              <w:rPr>
                <w:lang w:val="en-GB"/>
              </w:rPr>
            </w:pPr>
            <w:r>
              <w:rPr>
                <w:lang w:val="en-GB"/>
              </w:rPr>
              <w:t>Rate matrix</w:t>
            </w:r>
          </w:p>
        </w:tc>
        <w:tc>
          <w:tcPr>
            <w:tcW w:w="1005" w:type="pct"/>
            <w:shd w:val="clear" w:color="auto" w:fill="auto"/>
            <w:vAlign w:val="center"/>
          </w:tcPr>
          <w:p w14:paraId="26580677" w14:textId="77777777" w:rsidR="003E378F" w:rsidRPr="00EF6ACE" w:rsidRDefault="003E378F" w:rsidP="003E378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318" w:type="pct"/>
            <w:shd w:val="clear" w:color="auto" w:fill="auto"/>
            <w:vAlign w:val="center"/>
          </w:tcPr>
          <w:tbl>
            <w:tblPr>
              <w:tblStyle w:val="TableGrid"/>
              <w:tblW w:w="0" w:type="auto"/>
              <w:jc w:val="center"/>
              <w:tblLook w:val="04A0" w:firstRow="1" w:lastRow="0" w:firstColumn="1" w:lastColumn="0" w:noHBand="0" w:noVBand="1"/>
            </w:tblPr>
            <w:tblGrid>
              <w:gridCol w:w="328"/>
              <w:gridCol w:w="349"/>
              <w:gridCol w:w="349"/>
              <w:gridCol w:w="349"/>
            </w:tblGrid>
            <w:tr w:rsidR="003E378F" w:rsidRPr="00EF6ACE" w14:paraId="16DA7DCE" w14:textId="77777777" w:rsidTr="008F6B9C">
              <w:trPr>
                <w:jc w:val="center"/>
              </w:trPr>
              <w:tc>
                <w:tcPr>
                  <w:tcW w:w="0" w:type="auto"/>
                  <w:tcBorders>
                    <w:top w:val="nil"/>
                    <w:left w:val="nil"/>
                    <w:bottom w:val="nil"/>
                    <w:right w:val="nil"/>
                  </w:tcBorders>
                </w:tcPr>
                <w:p w14:paraId="19FCD4D4" w14:textId="77777777" w:rsidR="003E378F" w:rsidRPr="00EF6ACE" w:rsidRDefault="003E378F" w:rsidP="003E378F">
                  <w:pPr>
                    <w:jc w:val="center"/>
                    <w:rPr>
                      <w:rFonts w:ascii="Courier New" w:hAnsi="Courier New" w:cs="Courier New"/>
                      <w:lang w:val="en-GB"/>
                    </w:rPr>
                  </w:pPr>
                </w:p>
              </w:tc>
              <w:tc>
                <w:tcPr>
                  <w:tcW w:w="0" w:type="auto"/>
                  <w:tcBorders>
                    <w:top w:val="nil"/>
                    <w:left w:val="nil"/>
                    <w:right w:val="nil"/>
                  </w:tcBorders>
                </w:tcPr>
                <w:p w14:paraId="137D9B71"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54C0EA08"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07DF26A7" w14:textId="77777777" w:rsidR="003E378F" w:rsidRPr="00EF6ACE" w:rsidRDefault="003E378F" w:rsidP="003E378F">
                  <w:pPr>
                    <w:jc w:val="center"/>
                    <w:rPr>
                      <w:rFonts w:cstheme="minorHAnsi"/>
                      <w:lang w:val="en-GB"/>
                    </w:rPr>
                  </w:pPr>
                  <w:r w:rsidRPr="00EF6ACE">
                    <w:rPr>
                      <w:rFonts w:cstheme="minorHAnsi"/>
                      <w:lang w:val="en-GB"/>
                    </w:rPr>
                    <w:t>2</w:t>
                  </w:r>
                </w:p>
              </w:tc>
            </w:tr>
            <w:tr w:rsidR="003E378F" w:rsidRPr="00EF6ACE" w14:paraId="68B2D9E9" w14:textId="77777777" w:rsidTr="003E378F">
              <w:trPr>
                <w:jc w:val="center"/>
              </w:trPr>
              <w:tc>
                <w:tcPr>
                  <w:tcW w:w="0" w:type="auto"/>
                  <w:tcBorders>
                    <w:top w:val="nil"/>
                    <w:left w:val="nil"/>
                    <w:bottom w:val="nil"/>
                  </w:tcBorders>
                </w:tcPr>
                <w:p w14:paraId="571916F6" w14:textId="77777777" w:rsidR="003E378F" w:rsidRPr="00EF6ACE" w:rsidRDefault="003E378F" w:rsidP="003E378F">
                  <w:pPr>
                    <w:jc w:val="center"/>
                    <w:rPr>
                      <w:rFonts w:cstheme="minorHAnsi"/>
                      <w:lang w:val="en-GB"/>
                    </w:rPr>
                  </w:pPr>
                  <w:r w:rsidRPr="00EF6ACE">
                    <w:rPr>
                      <w:rFonts w:cstheme="minorHAnsi"/>
                      <w:lang w:val="en-GB"/>
                    </w:rPr>
                    <w:t>0</w:t>
                  </w:r>
                </w:p>
              </w:tc>
              <w:tc>
                <w:tcPr>
                  <w:tcW w:w="0" w:type="auto"/>
                  <w:shd w:val="clear" w:color="auto" w:fill="auto"/>
                </w:tcPr>
                <w:p w14:paraId="7892AE03"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auto"/>
                </w:tcPr>
                <w:p w14:paraId="2E2A9058"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w:t>
                  </w:r>
                </w:p>
              </w:tc>
              <w:tc>
                <w:tcPr>
                  <w:tcW w:w="0" w:type="auto"/>
                  <w:shd w:val="clear" w:color="auto" w:fill="FFF2CC" w:themeFill="accent4" w:themeFillTint="33"/>
                </w:tcPr>
                <w:p w14:paraId="31F03F22"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r>
            <w:tr w:rsidR="003E378F" w:rsidRPr="00EF6ACE" w14:paraId="48F3C6A0" w14:textId="77777777" w:rsidTr="003E378F">
              <w:trPr>
                <w:jc w:val="center"/>
              </w:trPr>
              <w:tc>
                <w:tcPr>
                  <w:tcW w:w="0" w:type="auto"/>
                  <w:tcBorders>
                    <w:top w:val="nil"/>
                    <w:left w:val="nil"/>
                    <w:bottom w:val="nil"/>
                  </w:tcBorders>
                  <w:shd w:val="clear" w:color="auto" w:fill="auto"/>
                </w:tcPr>
                <w:p w14:paraId="305EA254" w14:textId="77777777" w:rsidR="003E378F" w:rsidRPr="00EF6ACE" w:rsidRDefault="003E378F" w:rsidP="003E378F">
                  <w:pPr>
                    <w:jc w:val="center"/>
                    <w:rPr>
                      <w:rFonts w:cstheme="minorHAnsi"/>
                      <w:lang w:val="en-GB"/>
                    </w:rPr>
                  </w:pPr>
                  <w:r w:rsidRPr="00EF6ACE">
                    <w:rPr>
                      <w:rFonts w:cstheme="minorHAnsi"/>
                      <w:lang w:val="en-GB"/>
                    </w:rPr>
                    <w:t>1</w:t>
                  </w:r>
                </w:p>
              </w:tc>
              <w:tc>
                <w:tcPr>
                  <w:tcW w:w="0" w:type="auto"/>
                  <w:shd w:val="clear" w:color="auto" w:fill="auto"/>
                </w:tcPr>
                <w:p w14:paraId="39862C75"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w:t>
                  </w:r>
                </w:p>
              </w:tc>
              <w:tc>
                <w:tcPr>
                  <w:tcW w:w="0" w:type="auto"/>
                  <w:shd w:val="clear" w:color="auto" w:fill="auto"/>
                </w:tcPr>
                <w:p w14:paraId="6B646A54"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c>
                <w:tcPr>
                  <w:tcW w:w="0" w:type="auto"/>
                  <w:shd w:val="clear" w:color="auto" w:fill="FFF2CC" w:themeFill="accent4" w:themeFillTint="33"/>
                </w:tcPr>
                <w:p w14:paraId="065012F4"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2</w:t>
                  </w:r>
                </w:p>
              </w:tc>
            </w:tr>
            <w:tr w:rsidR="003E378F" w:rsidRPr="00EF6ACE" w14:paraId="60E1AC22" w14:textId="77777777" w:rsidTr="003E378F">
              <w:trPr>
                <w:jc w:val="center"/>
              </w:trPr>
              <w:tc>
                <w:tcPr>
                  <w:tcW w:w="0" w:type="auto"/>
                  <w:tcBorders>
                    <w:top w:val="nil"/>
                    <w:left w:val="nil"/>
                    <w:bottom w:val="nil"/>
                  </w:tcBorders>
                  <w:shd w:val="clear" w:color="auto" w:fill="auto"/>
                </w:tcPr>
                <w:p w14:paraId="4B17B381" w14:textId="77777777" w:rsidR="003E378F" w:rsidRPr="00EF6ACE" w:rsidRDefault="003E378F" w:rsidP="003E378F">
                  <w:pPr>
                    <w:jc w:val="center"/>
                    <w:rPr>
                      <w:rFonts w:cstheme="minorHAnsi"/>
                      <w:lang w:val="en-GB"/>
                    </w:rPr>
                  </w:pPr>
                  <w:r w:rsidRPr="00EF6ACE">
                    <w:rPr>
                      <w:rFonts w:cstheme="minorHAnsi"/>
                      <w:lang w:val="en-GB"/>
                    </w:rPr>
                    <w:t>2</w:t>
                  </w:r>
                </w:p>
              </w:tc>
              <w:tc>
                <w:tcPr>
                  <w:tcW w:w="0" w:type="auto"/>
                  <w:shd w:val="clear" w:color="auto" w:fill="FBE4D5" w:themeFill="accent2" w:themeFillTint="33"/>
                </w:tcPr>
                <w:p w14:paraId="674E2B5C"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1</w:t>
                  </w:r>
                </w:p>
              </w:tc>
              <w:tc>
                <w:tcPr>
                  <w:tcW w:w="0" w:type="auto"/>
                  <w:shd w:val="clear" w:color="auto" w:fill="FBE4D5" w:themeFill="accent2" w:themeFillTint="33"/>
                </w:tcPr>
                <w:p w14:paraId="3CE25DE9" w14:textId="77777777" w:rsidR="003E378F" w:rsidRPr="00EF6ACE" w:rsidRDefault="003E378F" w:rsidP="003E378F">
                  <w:pPr>
                    <w:jc w:val="center"/>
                    <w:rPr>
                      <w:rFonts w:ascii="Courier New" w:hAnsi="Courier New" w:cs="Courier New"/>
                      <w:lang w:val="en-GB"/>
                    </w:rPr>
                  </w:pPr>
                  <w:r>
                    <w:rPr>
                      <w:rFonts w:ascii="Courier New" w:hAnsi="Courier New" w:cs="Courier New"/>
                      <w:lang w:val="en-GB"/>
                    </w:rPr>
                    <w:t>1</w:t>
                  </w:r>
                </w:p>
              </w:tc>
              <w:tc>
                <w:tcPr>
                  <w:tcW w:w="0" w:type="auto"/>
                </w:tcPr>
                <w:p w14:paraId="5339864A" w14:textId="77777777" w:rsidR="003E378F" w:rsidRPr="00EF6ACE" w:rsidRDefault="003E378F" w:rsidP="003E378F">
                  <w:pPr>
                    <w:jc w:val="center"/>
                    <w:rPr>
                      <w:rFonts w:ascii="Courier New" w:hAnsi="Courier New" w:cs="Courier New"/>
                      <w:lang w:val="en-GB"/>
                    </w:rPr>
                  </w:pPr>
                  <w:r w:rsidRPr="00EF6ACE">
                    <w:rPr>
                      <w:rFonts w:ascii="Courier New" w:hAnsi="Courier New" w:cs="Courier New"/>
                      <w:lang w:val="en-GB"/>
                    </w:rPr>
                    <w:t>*</w:t>
                  </w:r>
                </w:p>
              </w:tc>
            </w:tr>
          </w:tbl>
          <w:p w14:paraId="4C9579BB" w14:textId="77777777" w:rsidR="003E378F" w:rsidRPr="00EF6ACE" w:rsidRDefault="003E378F" w:rsidP="003E378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108" w:type="pct"/>
            <w:shd w:val="clear" w:color="auto" w:fill="auto"/>
            <w:vAlign w:val="center"/>
          </w:tcPr>
          <w:p w14:paraId="1D6BCB8F" w14:textId="77777777" w:rsidR="003E378F" w:rsidRPr="00EF6ACE" w:rsidRDefault="003E378F" w:rsidP="003E378F">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bl>
    <w:p w14:paraId="2D79E9C9" w14:textId="11986611" w:rsidR="00E06542" w:rsidRDefault="003E378F" w:rsidP="003E378F">
      <w:pPr>
        <w:pStyle w:val="Caption"/>
        <w:jc w:val="both"/>
        <w:rPr>
          <w:i w:val="0"/>
          <w:lang w:val="en-GB"/>
        </w:rPr>
      </w:pPr>
      <w:bookmarkStart w:id="147" w:name="_Ref496363500"/>
      <w:r w:rsidRPr="003E378F">
        <w:rPr>
          <w:b/>
          <w:lang w:val="en-US"/>
        </w:rPr>
        <w:t xml:space="preserve">Table </w:t>
      </w:r>
      <w:r w:rsidRPr="003E378F">
        <w:rPr>
          <w:b/>
        </w:rPr>
        <w:fldChar w:fldCharType="begin"/>
      </w:r>
      <w:r w:rsidRPr="003E378F">
        <w:rPr>
          <w:b/>
          <w:lang w:val="en-US"/>
        </w:rPr>
        <w:instrText xml:space="preserve"> SEQ Table \* ARABIC </w:instrText>
      </w:r>
      <w:r w:rsidRPr="003E378F">
        <w:rPr>
          <w:b/>
        </w:rPr>
        <w:fldChar w:fldCharType="separate"/>
      </w:r>
      <w:r w:rsidR="007B0197">
        <w:rPr>
          <w:b/>
          <w:noProof/>
          <w:lang w:val="en-US"/>
        </w:rPr>
        <w:t>8</w:t>
      </w:r>
      <w:r w:rsidRPr="003E378F">
        <w:rPr>
          <w:b/>
        </w:rPr>
        <w:fldChar w:fldCharType="end"/>
      </w:r>
      <w:bookmarkEnd w:id="147"/>
      <w:r w:rsidRPr="003E378F">
        <w:rPr>
          <w:lang w:val="en-US"/>
        </w:rPr>
        <w:t>:</w:t>
      </w:r>
      <w:r w:rsidRPr="002D3F6B">
        <w:rPr>
          <w:lang w:val="en-GB"/>
        </w:rPr>
        <w:t xml:space="preserve"> </w:t>
      </w:r>
      <w:r w:rsidR="00A801B9">
        <w:rPr>
          <w:i w:val="0"/>
          <w:lang w:val="en-GB"/>
        </w:rPr>
        <w:t>E</w:t>
      </w:r>
      <w:r w:rsidR="00A801B9" w:rsidRPr="00EF6ACE">
        <w:rPr>
          <w:i w:val="0"/>
          <w:lang w:val="en-GB"/>
        </w:rPr>
        <w:t xml:space="preserve">volutionary models </w:t>
      </w:r>
      <w:r w:rsidR="00A801B9">
        <w:rPr>
          <w:i w:val="0"/>
          <w:lang w:val="en-GB"/>
        </w:rPr>
        <w:t>that we</w:t>
      </w:r>
      <w:r w:rsidR="001318E1">
        <w:rPr>
          <w:i w:val="0"/>
          <w:lang w:val="en-GB"/>
        </w:rPr>
        <w:t>re</w:t>
      </w:r>
      <w:r w:rsidR="00A801B9">
        <w:rPr>
          <w:i w:val="0"/>
          <w:lang w:val="en-GB"/>
        </w:rPr>
        <w:t xml:space="preserve"> tested in</w:t>
      </w:r>
      <w:r w:rsidR="00A801B9" w:rsidRPr="00EF6ACE">
        <w:rPr>
          <w:i w:val="0"/>
          <w:lang w:val="en-GB"/>
        </w:rPr>
        <w:t xml:space="preserve"> </w:t>
      </w:r>
      <w:r w:rsidR="00A801B9">
        <w:rPr>
          <w:rFonts w:ascii="Courier New" w:hAnsi="Courier New" w:cs="Courier New"/>
          <w:i w:val="0"/>
          <w:lang w:val="en-GB"/>
        </w:rPr>
        <w:t>corHMM</w:t>
      </w:r>
      <w:r w:rsidR="00A801B9" w:rsidRPr="00EF6ACE">
        <w:rPr>
          <w:i w:val="0"/>
          <w:lang w:val="en-GB"/>
        </w:rPr>
        <w:t xml:space="preserve">. </w:t>
      </w:r>
      <w:r w:rsidR="00A801B9">
        <w:rPr>
          <w:i w:val="0"/>
          <w:lang w:val="en-GB"/>
        </w:rPr>
        <w:t>In the rate matrices, each number represents a parameter that is estimated from the data (equal numbers represent parameters that are constrained to be equal), and rows represent the starting state, while columns represent the final state. Cells with asterisks (*) represent parameters that are not estimated from the data. For example, the cell with number 4 in the ARD rate matrix is the rate of going from state 2 (brackish) to state 1 (marine).</w:t>
      </w:r>
    </w:p>
    <w:p w14:paraId="390A8A87" w14:textId="005896C5" w:rsidR="00152CBB" w:rsidRDefault="00A801B9">
      <w:pPr>
        <w:rPr>
          <w:lang w:val="en-GB"/>
        </w:rPr>
      </w:pPr>
      <w:r>
        <w:rPr>
          <w:lang w:val="en-GB"/>
        </w:rPr>
        <w:lastRenderedPageBreak/>
        <w:t>We ran the analyses with these models</w:t>
      </w:r>
      <w:r w:rsidR="008F6B9C">
        <w:rPr>
          <w:lang w:val="en-GB"/>
        </w:rPr>
        <w:t xml:space="preserve"> using the </w:t>
      </w:r>
      <w:proofErr w:type="spellStart"/>
      <w:r w:rsidR="008F6B9C">
        <w:rPr>
          <w:rFonts w:ascii="Courier New" w:hAnsi="Courier New" w:cs="Courier New"/>
          <w:lang w:val="en-GB"/>
        </w:rPr>
        <w:t>rayDISC</w:t>
      </w:r>
      <w:proofErr w:type="spellEnd"/>
      <w:r w:rsidR="008F6B9C">
        <w:rPr>
          <w:lang w:val="en-GB"/>
        </w:rPr>
        <w:t xml:space="preserve"> function of the </w:t>
      </w:r>
      <w:r w:rsidR="008F6B9C" w:rsidRPr="008F6B9C">
        <w:rPr>
          <w:rFonts w:ascii="Courier New" w:hAnsi="Courier New" w:cs="Courier New"/>
          <w:lang w:val="en-GB"/>
        </w:rPr>
        <w:t>corHMM</w:t>
      </w:r>
      <w:r w:rsidR="008F6B9C">
        <w:rPr>
          <w:lang w:val="en-GB"/>
        </w:rPr>
        <w:t xml:space="preserve"> package,</w:t>
      </w:r>
      <w:r>
        <w:rPr>
          <w:lang w:val="en-GB"/>
        </w:rPr>
        <w:t xml:space="preserve"> obtaining the maximum likelihood estimates for the rate matrices and the probabilities for the </w:t>
      </w:r>
      <w:r w:rsidR="00152CBB">
        <w:rPr>
          <w:lang w:val="en-GB"/>
        </w:rPr>
        <w:t>interesting nodes that are displayed in</w:t>
      </w:r>
      <w:r w:rsidR="001318E1">
        <w:rPr>
          <w:lang w:val="en-GB"/>
        </w:rPr>
        <w:t xml:space="preserve"> </w:t>
      </w:r>
      <w:r w:rsidR="001318E1" w:rsidRPr="001318E1">
        <w:rPr>
          <w:rStyle w:val="IntenseReference"/>
        </w:rPr>
        <w:fldChar w:fldCharType="begin"/>
      </w:r>
      <w:r w:rsidR="001318E1" w:rsidRPr="001318E1">
        <w:rPr>
          <w:rStyle w:val="IntenseReference"/>
          <w:lang w:val="en-US"/>
        </w:rPr>
        <w:instrText xml:space="preserve"> REF _Ref496366574 \h  \* MERGEFORMAT </w:instrText>
      </w:r>
      <w:r w:rsidR="001318E1" w:rsidRPr="001318E1">
        <w:rPr>
          <w:rStyle w:val="IntenseReference"/>
        </w:rPr>
      </w:r>
      <w:r w:rsidR="001318E1" w:rsidRPr="001318E1">
        <w:rPr>
          <w:rStyle w:val="IntenseReference"/>
        </w:rPr>
        <w:fldChar w:fldCharType="separate"/>
      </w:r>
      <w:ins w:id="148" w:author="Giorgio Bianchini" w:date="2017-10-29T18:39:00Z">
        <w:r w:rsidR="007B0197" w:rsidRPr="007B0197">
          <w:rPr>
            <w:rStyle w:val="IntenseReference"/>
            <w:lang w:val="en-US"/>
            <w:rPrChange w:id="149" w:author="Giorgio Bianchini" w:date="2017-10-29T18:39:00Z">
              <w:rPr>
                <w:b/>
                <w:lang w:val="en-US"/>
              </w:rPr>
            </w:rPrChange>
          </w:rPr>
          <w:t xml:space="preserve">Table </w:t>
        </w:r>
        <w:r w:rsidR="007B0197" w:rsidRPr="007B0197">
          <w:rPr>
            <w:rStyle w:val="IntenseReference"/>
            <w:lang w:val="en-US"/>
            <w:rPrChange w:id="150" w:author="Giorgio Bianchini" w:date="2017-10-29T18:39:00Z">
              <w:rPr>
                <w:b/>
                <w:noProof/>
                <w:lang w:val="en-US"/>
              </w:rPr>
            </w:rPrChange>
          </w:rPr>
          <w:t>9</w:t>
        </w:r>
      </w:ins>
      <w:del w:id="151" w:author="Giorgio Bianchini" w:date="2017-10-29T18:39:00Z">
        <w:r w:rsidR="002A10E6" w:rsidRPr="00C54AFB" w:rsidDel="007B0197">
          <w:rPr>
            <w:rStyle w:val="IntenseReference"/>
            <w:lang w:val="en-US"/>
          </w:rPr>
          <w:delText>Table 9</w:delText>
        </w:r>
      </w:del>
      <w:r w:rsidR="001318E1" w:rsidRPr="001318E1">
        <w:rPr>
          <w:rStyle w:val="IntenseReference"/>
        </w:rPr>
        <w:fldChar w:fldCharType="end"/>
      </w:r>
      <w:r w:rsidR="00152CBB">
        <w:rPr>
          <w:lang w:val="en-GB"/>
        </w:rPr>
        <w:t>.</w:t>
      </w:r>
    </w:p>
    <w:tbl>
      <w:tblPr>
        <w:tblStyle w:val="ListTable4-Accent11"/>
        <w:tblW w:w="5000" w:type="pct"/>
        <w:tblLook w:val="04A0" w:firstRow="1" w:lastRow="0" w:firstColumn="1" w:lastColumn="0" w:noHBand="0" w:noVBand="1"/>
      </w:tblPr>
      <w:tblGrid>
        <w:gridCol w:w="828"/>
        <w:gridCol w:w="1301"/>
        <w:gridCol w:w="56"/>
        <w:gridCol w:w="665"/>
        <w:gridCol w:w="266"/>
        <w:gridCol w:w="1086"/>
        <w:gridCol w:w="1139"/>
        <w:gridCol w:w="56"/>
        <w:gridCol w:w="665"/>
        <w:gridCol w:w="171"/>
        <w:gridCol w:w="169"/>
        <w:gridCol w:w="719"/>
        <w:gridCol w:w="1243"/>
        <w:gridCol w:w="744"/>
        <w:gridCol w:w="746"/>
      </w:tblGrid>
      <w:tr w:rsidR="00DB6AA4" w14:paraId="28963BD1" w14:textId="77777777" w:rsidTr="00DB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47133F5" w14:textId="77777777" w:rsidR="00152CBB" w:rsidRDefault="00152CBB" w:rsidP="008F6B9C">
            <w:pPr>
              <w:rPr>
                <w:lang w:val="en-GB"/>
              </w:rPr>
            </w:pPr>
            <w:r>
              <w:rPr>
                <w:lang w:val="en-GB"/>
              </w:rPr>
              <w:t>Model</w:t>
            </w:r>
          </w:p>
        </w:tc>
        <w:tc>
          <w:tcPr>
            <w:tcW w:w="1727" w:type="pct"/>
            <w:gridSpan w:val="5"/>
          </w:tcPr>
          <w:p w14:paraId="65E332D1" w14:textId="77777777" w:rsidR="00152CBB" w:rsidRDefault="00152CBB" w:rsidP="008F6B9C">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Equal rates (ER)</w:t>
            </w:r>
          </w:p>
        </w:tc>
        <w:tc>
          <w:tcPr>
            <w:tcW w:w="1455" w:type="pct"/>
            <w:gridSpan w:val="6"/>
          </w:tcPr>
          <w:p w14:paraId="58215C95" w14:textId="77777777" w:rsidR="00152CBB" w:rsidRDefault="00152CBB" w:rsidP="008F6B9C">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All-rates-different (ARD)</w:t>
            </w:r>
          </w:p>
        </w:tc>
        <w:tc>
          <w:tcPr>
            <w:tcW w:w="1395" w:type="pct"/>
            <w:gridSpan w:val="3"/>
          </w:tcPr>
          <w:p w14:paraId="12E9A61C" w14:textId="77777777" w:rsidR="00152CBB" w:rsidRDefault="00152CBB" w:rsidP="008F6B9C">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Symmetrical (SYM)</w:t>
            </w:r>
          </w:p>
        </w:tc>
      </w:tr>
      <w:tr w:rsidR="00DB6AA4" w:rsidRPr="00EF6ACE" w14:paraId="62400C80" w14:textId="77777777" w:rsidTr="00DB6AA4">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26818AE2" w14:textId="77777777" w:rsidR="00152CBB" w:rsidRDefault="00152CBB" w:rsidP="008F6B9C">
            <w:pPr>
              <w:rPr>
                <w:lang w:val="en-GB"/>
              </w:rPr>
            </w:pPr>
            <w:r>
              <w:rPr>
                <w:lang w:val="en-GB"/>
              </w:rPr>
              <w:t>Rate matrix</w:t>
            </w:r>
          </w:p>
        </w:tc>
        <w:tc>
          <w:tcPr>
            <w:tcW w:w="1727" w:type="pct"/>
            <w:gridSpan w:val="5"/>
            <w:shd w:val="clear" w:color="auto" w:fill="auto"/>
            <w:vAlign w:val="center"/>
          </w:tcPr>
          <w:tbl>
            <w:tblPr>
              <w:tblStyle w:val="TableGrid"/>
              <w:tblW w:w="2641" w:type="dxa"/>
              <w:jc w:val="center"/>
              <w:tblLook w:val="04A0" w:firstRow="1" w:lastRow="0" w:firstColumn="1" w:lastColumn="0" w:noHBand="0" w:noVBand="1"/>
            </w:tblPr>
            <w:tblGrid>
              <w:gridCol w:w="328"/>
              <w:gridCol w:w="771"/>
              <w:gridCol w:w="771"/>
              <w:gridCol w:w="771"/>
            </w:tblGrid>
            <w:tr w:rsidR="00152CBB" w:rsidRPr="00EF6ACE" w14:paraId="3188C44B" w14:textId="77777777" w:rsidTr="00DB6AA4">
              <w:trPr>
                <w:jc w:val="center"/>
              </w:trPr>
              <w:tc>
                <w:tcPr>
                  <w:tcW w:w="0" w:type="auto"/>
                  <w:tcBorders>
                    <w:top w:val="nil"/>
                    <w:left w:val="nil"/>
                    <w:bottom w:val="nil"/>
                    <w:right w:val="nil"/>
                  </w:tcBorders>
                </w:tcPr>
                <w:p w14:paraId="52B9BE4B" w14:textId="77777777" w:rsidR="00152CBB" w:rsidRPr="00EF6ACE" w:rsidRDefault="00152CBB" w:rsidP="008F6B9C">
                  <w:pPr>
                    <w:jc w:val="center"/>
                    <w:rPr>
                      <w:rFonts w:ascii="Courier New" w:hAnsi="Courier New" w:cs="Courier New"/>
                      <w:lang w:val="en-GB"/>
                    </w:rPr>
                  </w:pPr>
                </w:p>
              </w:tc>
              <w:tc>
                <w:tcPr>
                  <w:tcW w:w="771" w:type="dxa"/>
                  <w:tcBorders>
                    <w:top w:val="nil"/>
                    <w:left w:val="nil"/>
                    <w:right w:val="nil"/>
                  </w:tcBorders>
                </w:tcPr>
                <w:p w14:paraId="3AC613F2" w14:textId="77777777" w:rsidR="00152CBB" w:rsidRPr="00EF6ACE" w:rsidRDefault="00152CBB" w:rsidP="008F6B9C">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5BF7F671" w14:textId="77777777" w:rsidR="00152CBB" w:rsidRPr="00EF6ACE" w:rsidRDefault="00152CBB" w:rsidP="008F6B9C">
                  <w:pPr>
                    <w:jc w:val="center"/>
                    <w:rPr>
                      <w:rFonts w:cstheme="minorHAnsi"/>
                      <w:lang w:val="en-GB"/>
                    </w:rPr>
                  </w:pPr>
                  <w:r w:rsidRPr="00EF6ACE">
                    <w:rPr>
                      <w:rFonts w:cstheme="minorHAnsi"/>
                      <w:lang w:val="en-GB"/>
                    </w:rPr>
                    <w:t>1</w:t>
                  </w:r>
                </w:p>
              </w:tc>
              <w:tc>
                <w:tcPr>
                  <w:tcW w:w="771" w:type="dxa"/>
                  <w:tcBorders>
                    <w:top w:val="nil"/>
                    <w:left w:val="nil"/>
                    <w:right w:val="nil"/>
                  </w:tcBorders>
                  <w:shd w:val="clear" w:color="auto" w:fill="auto"/>
                </w:tcPr>
                <w:p w14:paraId="52B62A7C" w14:textId="77777777" w:rsidR="00152CBB" w:rsidRPr="00EF6ACE" w:rsidRDefault="00152CBB" w:rsidP="008F6B9C">
                  <w:pPr>
                    <w:jc w:val="center"/>
                    <w:rPr>
                      <w:rFonts w:cstheme="minorHAnsi"/>
                      <w:lang w:val="en-GB"/>
                    </w:rPr>
                  </w:pPr>
                  <w:r w:rsidRPr="00EF6ACE">
                    <w:rPr>
                      <w:rFonts w:cstheme="minorHAnsi"/>
                      <w:lang w:val="en-GB"/>
                    </w:rPr>
                    <w:t>2</w:t>
                  </w:r>
                </w:p>
              </w:tc>
            </w:tr>
            <w:tr w:rsidR="00DB6AA4" w:rsidRPr="00EF6ACE" w14:paraId="378E1BED" w14:textId="77777777" w:rsidTr="00DB6AA4">
              <w:trPr>
                <w:jc w:val="center"/>
              </w:trPr>
              <w:tc>
                <w:tcPr>
                  <w:tcW w:w="0" w:type="auto"/>
                  <w:tcBorders>
                    <w:top w:val="nil"/>
                    <w:left w:val="nil"/>
                    <w:bottom w:val="nil"/>
                  </w:tcBorders>
                </w:tcPr>
                <w:p w14:paraId="66DF44A4" w14:textId="77777777" w:rsidR="00DB6AA4" w:rsidRPr="00EF6ACE" w:rsidRDefault="00DB6AA4" w:rsidP="00DB6AA4">
                  <w:pPr>
                    <w:jc w:val="center"/>
                    <w:rPr>
                      <w:rFonts w:cstheme="minorHAnsi"/>
                      <w:lang w:val="en-GB"/>
                    </w:rPr>
                  </w:pPr>
                  <w:r w:rsidRPr="00EF6ACE">
                    <w:rPr>
                      <w:rFonts w:cstheme="minorHAnsi"/>
                      <w:lang w:val="en-GB"/>
                    </w:rPr>
                    <w:t>0</w:t>
                  </w:r>
                </w:p>
              </w:tc>
              <w:tc>
                <w:tcPr>
                  <w:tcW w:w="771" w:type="dxa"/>
                  <w:vAlign w:val="bottom"/>
                </w:tcPr>
                <w:p w14:paraId="1E5927CA"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396</w:t>
                  </w:r>
                </w:p>
              </w:tc>
              <w:tc>
                <w:tcPr>
                  <w:tcW w:w="771" w:type="dxa"/>
                  <w:shd w:val="clear" w:color="auto" w:fill="DEEAF6" w:themeFill="accent1" w:themeFillTint="33"/>
                  <w:vAlign w:val="bottom"/>
                </w:tcPr>
                <w:p w14:paraId="5D582C8C"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198</w:t>
                  </w:r>
                </w:p>
              </w:tc>
              <w:tc>
                <w:tcPr>
                  <w:tcW w:w="771" w:type="dxa"/>
                  <w:shd w:val="clear" w:color="auto" w:fill="DEEAF6" w:themeFill="accent1" w:themeFillTint="33"/>
                  <w:vAlign w:val="bottom"/>
                </w:tcPr>
                <w:p w14:paraId="1AB1F198"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198</w:t>
                  </w:r>
                </w:p>
              </w:tc>
            </w:tr>
            <w:tr w:rsidR="00DB6AA4" w:rsidRPr="00EF6ACE" w14:paraId="62565D88" w14:textId="77777777" w:rsidTr="00DB6AA4">
              <w:trPr>
                <w:jc w:val="center"/>
              </w:trPr>
              <w:tc>
                <w:tcPr>
                  <w:tcW w:w="0" w:type="auto"/>
                  <w:tcBorders>
                    <w:top w:val="nil"/>
                    <w:left w:val="nil"/>
                    <w:bottom w:val="nil"/>
                  </w:tcBorders>
                  <w:shd w:val="clear" w:color="auto" w:fill="auto"/>
                </w:tcPr>
                <w:p w14:paraId="61D2266B" w14:textId="77777777" w:rsidR="00DB6AA4" w:rsidRPr="00EF6ACE" w:rsidRDefault="00DB6AA4" w:rsidP="00DB6AA4">
                  <w:pPr>
                    <w:jc w:val="center"/>
                    <w:rPr>
                      <w:rFonts w:cstheme="minorHAnsi"/>
                      <w:lang w:val="en-GB"/>
                    </w:rPr>
                  </w:pPr>
                  <w:r w:rsidRPr="00EF6ACE">
                    <w:rPr>
                      <w:rFonts w:cstheme="minorHAnsi"/>
                      <w:lang w:val="en-GB"/>
                    </w:rPr>
                    <w:t>1</w:t>
                  </w:r>
                </w:p>
              </w:tc>
              <w:tc>
                <w:tcPr>
                  <w:tcW w:w="771" w:type="dxa"/>
                  <w:shd w:val="clear" w:color="auto" w:fill="DEEAF6" w:themeFill="accent1" w:themeFillTint="33"/>
                  <w:vAlign w:val="bottom"/>
                </w:tcPr>
                <w:p w14:paraId="5618B01C"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198</w:t>
                  </w:r>
                </w:p>
              </w:tc>
              <w:tc>
                <w:tcPr>
                  <w:tcW w:w="771" w:type="dxa"/>
                  <w:vAlign w:val="bottom"/>
                </w:tcPr>
                <w:p w14:paraId="0C2908D4"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396</w:t>
                  </w:r>
                </w:p>
              </w:tc>
              <w:tc>
                <w:tcPr>
                  <w:tcW w:w="771" w:type="dxa"/>
                  <w:shd w:val="clear" w:color="auto" w:fill="DEEAF6" w:themeFill="accent1" w:themeFillTint="33"/>
                  <w:vAlign w:val="bottom"/>
                </w:tcPr>
                <w:p w14:paraId="1D445AA6"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198</w:t>
                  </w:r>
                </w:p>
              </w:tc>
            </w:tr>
            <w:tr w:rsidR="00DB6AA4" w:rsidRPr="00EF6ACE" w14:paraId="1F0A4881" w14:textId="77777777" w:rsidTr="00DB6AA4">
              <w:trPr>
                <w:jc w:val="center"/>
              </w:trPr>
              <w:tc>
                <w:tcPr>
                  <w:tcW w:w="0" w:type="auto"/>
                  <w:tcBorders>
                    <w:top w:val="nil"/>
                    <w:left w:val="nil"/>
                    <w:bottom w:val="nil"/>
                  </w:tcBorders>
                  <w:shd w:val="clear" w:color="auto" w:fill="auto"/>
                </w:tcPr>
                <w:p w14:paraId="264F1255" w14:textId="77777777" w:rsidR="00DB6AA4" w:rsidRPr="00EF6ACE" w:rsidRDefault="00DB6AA4" w:rsidP="00DB6AA4">
                  <w:pPr>
                    <w:jc w:val="center"/>
                    <w:rPr>
                      <w:rFonts w:cstheme="minorHAnsi"/>
                      <w:lang w:val="en-GB"/>
                    </w:rPr>
                  </w:pPr>
                  <w:r w:rsidRPr="00EF6ACE">
                    <w:rPr>
                      <w:rFonts w:cstheme="minorHAnsi"/>
                      <w:lang w:val="en-GB"/>
                    </w:rPr>
                    <w:t>2</w:t>
                  </w:r>
                </w:p>
              </w:tc>
              <w:tc>
                <w:tcPr>
                  <w:tcW w:w="771" w:type="dxa"/>
                  <w:shd w:val="clear" w:color="auto" w:fill="DEEAF6" w:themeFill="accent1" w:themeFillTint="33"/>
                  <w:vAlign w:val="bottom"/>
                </w:tcPr>
                <w:p w14:paraId="427F1E3F"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198</w:t>
                  </w:r>
                </w:p>
              </w:tc>
              <w:tc>
                <w:tcPr>
                  <w:tcW w:w="771" w:type="dxa"/>
                  <w:shd w:val="clear" w:color="auto" w:fill="DEEAF6" w:themeFill="accent1" w:themeFillTint="33"/>
                  <w:vAlign w:val="bottom"/>
                </w:tcPr>
                <w:p w14:paraId="21B828C9"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198</w:t>
                  </w:r>
                </w:p>
              </w:tc>
              <w:tc>
                <w:tcPr>
                  <w:tcW w:w="771" w:type="dxa"/>
                  <w:vAlign w:val="bottom"/>
                </w:tcPr>
                <w:p w14:paraId="31016EF4"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396</w:t>
                  </w:r>
                </w:p>
              </w:tc>
            </w:tr>
          </w:tbl>
          <w:p w14:paraId="688C49BD"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455" w:type="pct"/>
            <w:gridSpan w:val="6"/>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6C3132D4" w14:textId="77777777" w:rsidTr="008F6B9C">
              <w:trPr>
                <w:jc w:val="center"/>
              </w:trPr>
              <w:tc>
                <w:tcPr>
                  <w:tcW w:w="0" w:type="auto"/>
                  <w:tcBorders>
                    <w:top w:val="nil"/>
                    <w:left w:val="nil"/>
                    <w:bottom w:val="nil"/>
                    <w:right w:val="nil"/>
                  </w:tcBorders>
                </w:tcPr>
                <w:p w14:paraId="68F5BF6F"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36BDF51E"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30715A0A"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0797F8D2" w14:textId="77777777" w:rsidR="00152CBB" w:rsidRPr="00EF6ACE" w:rsidRDefault="00152CBB" w:rsidP="008F6B9C">
                  <w:pPr>
                    <w:jc w:val="center"/>
                    <w:rPr>
                      <w:rFonts w:cstheme="minorHAnsi"/>
                      <w:lang w:val="en-GB"/>
                    </w:rPr>
                  </w:pPr>
                  <w:r w:rsidRPr="00EF6ACE">
                    <w:rPr>
                      <w:rFonts w:cstheme="minorHAnsi"/>
                      <w:lang w:val="en-GB"/>
                    </w:rPr>
                    <w:t>2</w:t>
                  </w:r>
                </w:p>
              </w:tc>
            </w:tr>
            <w:tr w:rsidR="00DB6AA4" w:rsidRPr="00EF6ACE" w14:paraId="1DAC909B" w14:textId="77777777" w:rsidTr="008F6B9C">
              <w:trPr>
                <w:jc w:val="center"/>
              </w:trPr>
              <w:tc>
                <w:tcPr>
                  <w:tcW w:w="0" w:type="auto"/>
                  <w:tcBorders>
                    <w:top w:val="nil"/>
                    <w:left w:val="nil"/>
                    <w:bottom w:val="nil"/>
                  </w:tcBorders>
                </w:tcPr>
                <w:p w14:paraId="3677E51B" w14:textId="77777777" w:rsidR="00DB6AA4" w:rsidRPr="00EF6ACE" w:rsidRDefault="00DB6AA4" w:rsidP="00DB6AA4">
                  <w:pPr>
                    <w:jc w:val="center"/>
                    <w:rPr>
                      <w:rFonts w:cstheme="minorHAnsi"/>
                      <w:lang w:val="en-GB"/>
                    </w:rPr>
                  </w:pPr>
                  <w:r w:rsidRPr="00EF6ACE">
                    <w:rPr>
                      <w:rFonts w:cstheme="minorHAnsi"/>
                      <w:lang w:val="en-GB"/>
                    </w:rPr>
                    <w:t>0</w:t>
                  </w:r>
                </w:p>
              </w:tc>
              <w:tc>
                <w:tcPr>
                  <w:tcW w:w="0" w:type="auto"/>
                  <w:vAlign w:val="bottom"/>
                </w:tcPr>
                <w:p w14:paraId="309CFA7A"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161</w:t>
                  </w:r>
                </w:p>
              </w:tc>
              <w:tc>
                <w:tcPr>
                  <w:tcW w:w="0" w:type="auto"/>
                  <w:shd w:val="clear" w:color="auto" w:fill="EDE2F6"/>
                  <w:vAlign w:val="bottom"/>
                </w:tcPr>
                <w:p w14:paraId="1141E09B"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161</w:t>
                  </w:r>
                </w:p>
              </w:tc>
              <w:tc>
                <w:tcPr>
                  <w:tcW w:w="0" w:type="auto"/>
                  <w:shd w:val="clear" w:color="auto" w:fill="EDEDED" w:themeFill="accent3" w:themeFillTint="33"/>
                  <w:vAlign w:val="bottom"/>
                </w:tcPr>
                <w:p w14:paraId="27525C52"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r>
            <w:tr w:rsidR="00DB6AA4" w:rsidRPr="00EF6ACE" w14:paraId="3F6155E1" w14:textId="77777777" w:rsidTr="008F6B9C">
              <w:trPr>
                <w:jc w:val="center"/>
              </w:trPr>
              <w:tc>
                <w:tcPr>
                  <w:tcW w:w="0" w:type="auto"/>
                  <w:tcBorders>
                    <w:top w:val="nil"/>
                    <w:left w:val="nil"/>
                    <w:bottom w:val="nil"/>
                  </w:tcBorders>
                  <w:shd w:val="clear" w:color="auto" w:fill="auto"/>
                </w:tcPr>
                <w:p w14:paraId="0034437C" w14:textId="77777777" w:rsidR="00DB6AA4" w:rsidRPr="00EF6ACE" w:rsidRDefault="00DB6AA4" w:rsidP="00DB6AA4">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bottom"/>
                </w:tcPr>
                <w:p w14:paraId="700D8FDC"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362</w:t>
                  </w:r>
                </w:p>
              </w:tc>
              <w:tc>
                <w:tcPr>
                  <w:tcW w:w="0" w:type="auto"/>
                  <w:vAlign w:val="bottom"/>
                </w:tcPr>
                <w:p w14:paraId="5354E462"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666</w:t>
                  </w:r>
                </w:p>
              </w:tc>
              <w:tc>
                <w:tcPr>
                  <w:tcW w:w="0" w:type="auto"/>
                  <w:shd w:val="clear" w:color="auto" w:fill="FFF2CC" w:themeFill="accent4" w:themeFillTint="33"/>
                  <w:vAlign w:val="bottom"/>
                </w:tcPr>
                <w:p w14:paraId="7ACA5665"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304</w:t>
                  </w:r>
                </w:p>
              </w:tc>
            </w:tr>
            <w:tr w:rsidR="00DB6AA4" w:rsidRPr="00EF6ACE" w14:paraId="7B9B49A1" w14:textId="77777777" w:rsidTr="008F6B9C">
              <w:trPr>
                <w:jc w:val="center"/>
              </w:trPr>
              <w:tc>
                <w:tcPr>
                  <w:tcW w:w="0" w:type="auto"/>
                  <w:tcBorders>
                    <w:top w:val="nil"/>
                    <w:left w:val="nil"/>
                    <w:bottom w:val="nil"/>
                  </w:tcBorders>
                  <w:shd w:val="clear" w:color="auto" w:fill="auto"/>
                </w:tcPr>
                <w:p w14:paraId="142875E1" w14:textId="77777777" w:rsidR="00DB6AA4" w:rsidRPr="00EF6ACE" w:rsidRDefault="00DB6AA4" w:rsidP="00DB6AA4">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6F3EE3BF"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5</w:t>
                  </w:r>
                  <w:r w:rsidR="001318E1">
                    <w:rPr>
                      <w:rFonts w:ascii="Calibri" w:hAnsi="Calibri" w:cs="Calibri"/>
                      <w:color w:val="000000"/>
                      <w:sz w:val="18"/>
                      <w:szCs w:val="18"/>
                    </w:rPr>
                    <w:t>.</w:t>
                  </w:r>
                  <w:r>
                    <w:rPr>
                      <w:rFonts w:ascii="Calibri" w:hAnsi="Calibri" w:cs="Calibri"/>
                      <w:color w:val="000000"/>
                      <w:sz w:val="18"/>
                      <w:szCs w:val="18"/>
                    </w:rPr>
                    <w:t>241</w:t>
                  </w:r>
                </w:p>
              </w:tc>
              <w:tc>
                <w:tcPr>
                  <w:tcW w:w="0" w:type="auto"/>
                  <w:shd w:val="clear" w:color="auto" w:fill="E2EFD9" w:themeFill="accent6" w:themeFillTint="33"/>
                  <w:vAlign w:val="bottom"/>
                </w:tcPr>
                <w:p w14:paraId="5AB3FA44"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1</w:t>
                  </w:r>
                  <w:r w:rsidR="001318E1">
                    <w:rPr>
                      <w:rFonts w:ascii="Calibri" w:hAnsi="Calibri" w:cs="Calibri"/>
                      <w:color w:val="000000"/>
                      <w:sz w:val="18"/>
                      <w:szCs w:val="18"/>
                    </w:rPr>
                    <w:t>.</w:t>
                  </w:r>
                  <w:r>
                    <w:rPr>
                      <w:rFonts w:ascii="Calibri" w:hAnsi="Calibri" w:cs="Calibri"/>
                      <w:color w:val="000000"/>
                      <w:sz w:val="18"/>
                      <w:szCs w:val="18"/>
                    </w:rPr>
                    <w:t>642</w:t>
                  </w:r>
                </w:p>
              </w:tc>
              <w:tc>
                <w:tcPr>
                  <w:tcW w:w="0" w:type="auto"/>
                  <w:vAlign w:val="bottom"/>
                </w:tcPr>
                <w:p w14:paraId="4594E17D"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-6</w:t>
                  </w:r>
                  <w:r w:rsidR="001318E1">
                    <w:rPr>
                      <w:rFonts w:ascii="Calibri" w:hAnsi="Calibri" w:cs="Calibri"/>
                      <w:color w:val="000000"/>
                      <w:sz w:val="18"/>
                      <w:szCs w:val="18"/>
                    </w:rPr>
                    <w:t>.</w:t>
                  </w:r>
                  <w:r>
                    <w:rPr>
                      <w:rFonts w:ascii="Calibri" w:hAnsi="Calibri" w:cs="Calibri"/>
                      <w:color w:val="000000"/>
                      <w:sz w:val="18"/>
                      <w:szCs w:val="18"/>
                    </w:rPr>
                    <w:t>883</w:t>
                  </w:r>
                </w:p>
              </w:tc>
            </w:tr>
          </w:tbl>
          <w:p w14:paraId="0F64A1CC"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395" w:type="pct"/>
            <w:gridSpan w:val="3"/>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6860961A" w14:textId="77777777" w:rsidTr="008F6B9C">
              <w:trPr>
                <w:jc w:val="center"/>
              </w:trPr>
              <w:tc>
                <w:tcPr>
                  <w:tcW w:w="0" w:type="auto"/>
                  <w:tcBorders>
                    <w:top w:val="nil"/>
                    <w:left w:val="nil"/>
                    <w:bottom w:val="nil"/>
                    <w:right w:val="nil"/>
                  </w:tcBorders>
                </w:tcPr>
                <w:p w14:paraId="229FCFC6"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67F2AF67"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643FDF67"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016A5C39" w14:textId="77777777" w:rsidR="00152CBB" w:rsidRPr="00EF6ACE" w:rsidRDefault="00152CBB" w:rsidP="008F6B9C">
                  <w:pPr>
                    <w:jc w:val="center"/>
                    <w:rPr>
                      <w:rFonts w:cstheme="minorHAnsi"/>
                      <w:lang w:val="en-GB"/>
                    </w:rPr>
                  </w:pPr>
                  <w:r w:rsidRPr="00EF6ACE">
                    <w:rPr>
                      <w:rFonts w:cstheme="minorHAnsi"/>
                      <w:lang w:val="en-GB"/>
                    </w:rPr>
                    <w:t>2</w:t>
                  </w:r>
                </w:p>
              </w:tc>
            </w:tr>
            <w:tr w:rsidR="00DB6AA4" w:rsidRPr="00EF6ACE" w14:paraId="4453EA9D" w14:textId="77777777" w:rsidTr="008F6B9C">
              <w:trPr>
                <w:jc w:val="center"/>
              </w:trPr>
              <w:tc>
                <w:tcPr>
                  <w:tcW w:w="0" w:type="auto"/>
                  <w:tcBorders>
                    <w:top w:val="nil"/>
                    <w:left w:val="nil"/>
                    <w:bottom w:val="nil"/>
                  </w:tcBorders>
                </w:tcPr>
                <w:p w14:paraId="5C6B4168" w14:textId="77777777" w:rsidR="00DB6AA4" w:rsidRPr="00EF6ACE" w:rsidRDefault="00DB6AA4" w:rsidP="00DB6AA4">
                  <w:pPr>
                    <w:jc w:val="center"/>
                    <w:rPr>
                      <w:rFonts w:cstheme="minorHAnsi"/>
                      <w:lang w:val="en-GB"/>
                    </w:rPr>
                  </w:pPr>
                  <w:r w:rsidRPr="00EF6ACE">
                    <w:rPr>
                      <w:rFonts w:cstheme="minorHAnsi"/>
                      <w:lang w:val="en-GB"/>
                    </w:rPr>
                    <w:t>0</w:t>
                  </w:r>
                </w:p>
              </w:tc>
              <w:tc>
                <w:tcPr>
                  <w:tcW w:w="0" w:type="auto"/>
                  <w:vAlign w:val="bottom"/>
                </w:tcPr>
                <w:p w14:paraId="19B90F8C"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452</w:t>
                  </w:r>
                </w:p>
              </w:tc>
              <w:tc>
                <w:tcPr>
                  <w:tcW w:w="0" w:type="auto"/>
                  <w:shd w:val="clear" w:color="auto" w:fill="DEEAF6" w:themeFill="accent1" w:themeFillTint="33"/>
                  <w:vAlign w:val="bottom"/>
                </w:tcPr>
                <w:p w14:paraId="6B961C63"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452</w:t>
                  </w:r>
                </w:p>
              </w:tc>
              <w:tc>
                <w:tcPr>
                  <w:tcW w:w="0" w:type="auto"/>
                  <w:shd w:val="clear" w:color="auto" w:fill="FBE4D5" w:themeFill="accent2" w:themeFillTint="33"/>
                  <w:vAlign w:val="bottom"/>
                </w:tcPr>
                <w:p w14:paraId="78CBFA72"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r>
            <w:tr w:rsidR="00DB6AA4" w:rsidRPr="00EF6ACE" w14:paraId="1F20B5E8" w14:textId="77777777" w:rsidTr="008F6B9C">
              <w:trPr>
                <w:jc w:val="center"/>
              </w:trPr>
              <w:tc>
                <w:tcPr>
                  <w:tcW w:w="0" w:type="auto"/>
                  <w:tcBorders>
                    <w:top w:val="nil"/>
                    <w:left w:val="nil"/>
                    <w:bottom w:val="nil"/>
                  </w:tcBorders>
                  <w:shd w:val="clear" w:color="auto" w:fill="auto"/>
                </w:tcPr>
                <w:p w14:paraId="625C64F8" w14:textId="77777777" w:rsidR="00DB6AA4" w:rsidRPr="00EF6ACE" w:rsidRDefault="00DB6AA4" w:rsidP="00DB6AA4">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bottom"/>
                </w:tcPr>
                <w:p w14:paraId="0D9A796E"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452</w:t>
                  </w:r>
                </w:p>
              </w:tc>
              <w:tc>
                <w:tcPr>
                  <w:tcW w:w="0" w:type="auto"/>
                  <w:vAlign w:val="bottom"/>
                </w:tcPr>
                <w:p w14:paraId="7A3123AF"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516</w:t>
                  </w:r>
                </w:p>
              </w:tc>
              <w:tc>
                <w:tcPr>
                  <w:tcW w:w="0" w:type="auto"/>
                  <w:shd w:val="clear" w:color="auto" w:fill="E2EFD9" w:themeFill="accent6" w:themeFillTint="33"/>
                  <w:vAlign w:val="bottom"/>
                </w:tcPr>
                <w:p w14:paraId="4A32EFA7"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065</w:t>
                  </w:r>
                </w:p>
              </w:tc>
            </w:tr>
            <w:tr w:rsidR="00DB6AA4" w:rsidRPr="00EF6ACE" w14:paraId="4399F970" w14:textId="77777777" w:rsidTr="008F6B9C">
              <w:trPr>
                <w:jc w:val="center"/>
              </w:trPr>
              <w:tc>
                <w:tcPr>
                  <w:tcW w:w="0" w:type="auto"/>
                  <w:tcBorders>
                    <w:top w:val="nil"/>
                    <w:left w:val="nil"/>
                    <w:bottom w:val="nil"/>
                  </w:tcBorders>
                  <w:shd w:val="clear" w:color="auto" w:fill="auto"/>
                </w:tcPr>
                <w:p w14:paraId="44EF4FC3" w14:textId="77777777" w:rsidR="00DB6AA4" w:rsidRPr="00EF6ACE" w:rsidRDefault="00DB6AA4" w:rsidP="00DB6AA4">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2BD3B472"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E2EFD9" w:themeFill="accent6" w:themeFillTint="33"/>
                  <w:vAlign w:val="bottom"/>
                </w:tcPr>
                <w:p w14:paraId="73BE53A0"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065</w:t>
                  </w:r>
                </w:p>
              </w:tc>
              <w:tc>
                <w:tcPr>
                  <w:tcW w:w="0" w:type="auto"/>
                  <w:vAlign w:val="bottom"/>
                </w:tcPr>
                <w:p w14:paraId="679B15A3"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065</w:t>
                  </w:r>
                </w:p>
              </w:tc>
            </w:tr>
          </w:tbl>
          <w:p w14:paraId="050314C2" w14:textId="77777777" w:rsidR="00152CBB" w:rsidRPr="00EF6ACE" w:rsidRDefault="00152CBB" w:rsidP="008F6B9C">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r w:rsidR="00DB6AA4" w:rsidRPr="00EF6ACE" w14:paraId="6BEF6C67"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4E2C62EA" w14:textId="77777777" w:rsidR="00152CBB" w:rsidRPr="00152CBB" w:rsidRDefault="00152CBB" w:rsidP="00152CBB">
            <w:pPr>
              <w:rPr>
                <w:color w:val="FFFFFF" w:themeColor="background1"/>
                <w:lang w:val="en-GB"/>
              </w:rPr>
            </w:pPr>
            <w:r w:rsidRPr="00152CBB">
              <w:rPr>
                <w:lang w:val="en-GB"/>
              </w:rPr>
              <w:t>Node</w:t>
            </w:r>
          </w:p>
        </w:tc>
        <w:tc>
          <w:tcPr>
            <w:tcW w:w="692" w:type="pct"/>
            <w:gridSpan w:val="2"/>
            <w:shd w:val="clear" w:color="auto" w:fill="DEEAF6" w:themeFill="accent1" w:themeFillTint="33"/>
          </w:tcPr>
          <w:p w14:paraId="17DB91BD"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481" w:type="pct"/>
            <w:gridSpan w:val="2"/>
            <w:shd w:val="clear" w:color="auto" w:fill="DEEAF6" w:themeFill="accent1" w:themeFillTint="33"/>
          </w:tcPr>
          <w:p w14:paraId="5D72B442"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554" w:type="pct"/>
            <w:shd w:val="clear" w:color="auto" w:fill="DEEAF6" w:themeFill="accent1" w:themeFillTint="33"/>
          </w:tcPr>
          <w:p w14:paraId="147A3573"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610" w:type="pct"/>
            <w:gridSpan w:val="2"/>
            <w:shd w:val="clear" w:color="auto" w:fill="DEEAF6" w:themeFill="accent1" w:themeFillTint="33"/>
          </w:tcPr>
          <w:p w14:paraId="2F613EB7"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522" w:type="pct"/>
            <w:gridSpan w:val="3"/>
            <w:shd w:val="clear" w:color="auto" w:fill="DEEAF6" w:themeFill="accent1" w:themeFillTint="33"/>
          </w:tcPr>
          <w:p w14:paraId="40AFC653"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323" w:type="pct"/>
            <w:shd w:val="clear" w:color="auto" w:fill="DEEAF6" w:themeFill="accent1" w:themeFillTint="33"/>
          </w:tcPr>
          <w:p w14:paraId="325841CF"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634" w:type="pct"/>
            <w:shd w:val="clear" w:color="auto" w:fill="DEEAF6" w:themeFill="accent1" w:themeFillTint="33"/>
          </w:tcPr>
          <w:p w14:paraId="7EE16C00"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380" w:type="pct"/>
            <w:shd w:val="clear" w:color="auto" w:fill="DEEAF6" w:themeFill="accent1" w:themeFillTint="33"/>
          </w:tcPr>
          <w:p w14:paraId="28F938FB"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381" w:type="pct"/>
            <w:shd w:val="clear" w:color="auto" w:fill="DEEAF6" w:themeFill="accent1" w:themeFillTint="33"/>
          </w:tcPr>
          <w:p w14:paraId="7C0BCE1F"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r>
      <w:tr w:rsidR="00DB6AA4" w:rsidRPr="00EF6ACE" w14:paraId="2717A485"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5B1E900C" w14:textId="77777777" w:rsidR="00376D70" w:rsidRPr="00152CBB" w:rsidRDefault="00376D70" w:rsidP="00376D70">
            <w:pPr>
              <w:rPr>
                <w:lang w:val="en-GB"/>
              </w:rPr>
            </w:pPr>
            <w:r w:rsidRPr="00152CBB">
              <w:rPr>
                <w:lang w:val="en-GB"/>
              </w:rPr>
              <w:t>Root</w:t>
            </w:r>
          </w:p>
        </w:tc>
        <w:tc>
          <w:tcPr>
            <w:tcW w:w="692" w:type="pct"/>
            <w:gridSpan w:val="2"/>
            <w:shd w:val="clear" w:color="auto" w:fill="auto"/>
            <w:vAlign w:val="bottom"/>
          </w:tcPr>
          <w:p w14:paraId="3E88F41A"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996</w:t>
            </w:r>
          </w:p>
        </w:tc>
        <w:tc>
          <w:tcPr>
            <w:tcW w:w="481" w:type="pct"/>
            <w:gridSpan w:val="2"/>
            <w:shd w:val="clear" w:color="auto" w:fill="auto"/>
            <w:vAlign w:val="bottom"/>
          </w:tcPr>
          <w:p w14:paraId="270957D2"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004</w:t>
            </w:r>
          </w:p>
        </w:tc>
        <w:tc>
          <w:tcPr>
            <w:tcW w:w="554" w:type="pct"/>
            <w:shd w:val="clear" w:color="auto" w:fill="auto"/>
            <w:vAlign w:val="bottom"/>
          </w:tcPr>
          <w:p w14:paraId="2C7AECFB"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c>
          <w:tcPr>
            <w:tcW w:w="610" w:type="pct"/>
            <w:gridSpan w:val="2"/>
            <w:shd w:val="clear" w:color="auto" w:fill="auto"/>
            <w:vAlign w:val="bottom"/>
          </w:tcPr>
          <w:p w14:paraId="02E21CEC"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001</w:t>
            </w:r>
          </w:p>
        </w:tc>
        <w:tc>
          <w:tcPr>
            <w:tcW w:w="522" w:type="pct"/>
            <w:gridSpan w:val="3"/>
            <w:shd w:val="clear" w:color="auto" w:fill="auto"/>
            <w:vAlign w:val="bottom"/>
          </w:tcPr>
          <w:p w14:paraId="377C4501"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956</w:t>
            </w:r>
          </w:p>
        </w:tc>
        <w:tc>
          <w:tcPr>
            <w:tcW w:w="323" w:type="pct"/>
            <w:shd w:val="clear" w:color="auto" w:fill="auto"/>
            <w:vAlign w:val="bottom"/>
          </w:tcPr>
          <w:p w14:paraId="357004D8"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043</w:t>
            </w:r>
          </w:p>
        </w:tc>
        <w:tc>
          <w:tcPr>
            <w:tcW w:w="634" w:type="pct"/>
            <w:shd w:val="clear" w:color="auto" w:fill="auto"/>
            <w:vAlign w:val="bottom"/>
          </w:tcPr>
          <w:p w14:paraId="257695E8"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954</w:t>
            </w:r>
          </w:p>
        </w:tc>
        <w:tc>
          <w:tcPr>
            <w:tcW w:w="380" w:type="pct"/>
            <w:shd w:val="clear" w:color="auto" w:fill="auto"/>
            <w:vAlign w:val="bottom"/>
          </w:tcPr>
          <w:p w14:paraId="5161AB0A"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0,046</w:t>
            </w:r>
          </w:p>
        </w:tc>
        <w:tc>
          <w:tcPr>
            <w:tcW w:w="381" w:type="pct"/>
            <w:shd w:val="clear" w:color="auto" w:fill="auto"/>
            <w:vAlign w:val="bottom"/>
          </w:tcPr>
          <w:p w14:paraId="2AEB7C98"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DB6AA4" w:rsidRPr="00EF6ACE" w14:paraId="5BC60D81"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510F38DD" w14:textId="77777777" w:rsidR="00376D70" w:rsidRPr="00152CBB" w:rsidRDefault="00376D70" w:rsidP="00376D70">
            <w:pPr>
              <w:rPr>
                <w:lang w:val="en-GB"/>
              </w:rPr>
            </w:pPr>
            <w:r w:rsidRPr="00152CBB">
              <w:rPr>
                <w:lang w:val="en-GB"/>
              </w:rPr>
              <w:t>G+A</w:t>
            </w:r>
          </w:p>
        </w:tc>
        <w:tc>
          <w:tcPr>
            <w:tcW w:w="692" w:type="pct"/>
            <w:gridSpan w:val="2"/>
            <w:shd w:val="clear" w:color="auto" w:fill="DEEAF6" w:themeFill="accent1" w:themeFillTint="33"/>
            <w:vAlign w:val="bottom"/>
          </w:tcPr>
          <w:p w14:paraId="5005591D"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934</w:t>
            </w:r>
          </w:p>
        </w:tc>
        <w:tc>
          <w:tcPr>
            <w:tcW w:w="481" w:type="pct"/>
            <w:gridSpan w:val="2"/>
            <w:shd w:val="clear" w:color="auto" w:fill="DEEAF6" w:themeFill="accent1" w:themeFillTint="33"/>
            <w:vAlign w:val="bottom"/>
          </w:tcPr>
          <w:p w14:paraId="78389DC6"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064</w:t>
            </w:r>
          </w:p>
        </w:tc>
        <w:tc>
          <w:tcPr>
            <w:tcW w:w="554" w:type="pct"/>
            <w:shd w:val="clear" w:color="auto" w:fill="DEEAF6" w:themeFill="accent1" w:themeFillTint="33"/>
            <w:vAlign w:val="bottom"/>
          </w:tcPr>
          <w:p w14:paraId="2F09B8E1"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002</w:t>
            </w:r>
          </w:p>
        </w:tc>
        <w:tc>
          <w:tcPr>
            <w:tcW w:w="610" w:type="pct"/>
            <w:gridSpan w:val="2"/>
            <w:shd w:val="clear" w:color="auto" w:fill="DEEAF6" w:themeFill="accent1" w:themeFillTint="33"/>
            <w:vAlign w:val="bottom"/>
          </w:tcPr>
          <w:p w14:paraId="230664A2"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024</w:t>
            </w:r>
          </w:p>
        </w:tc>
        <w:tc>
          <w:tcPr>
            <w:tcW w:w="522" w:type="pct"/>
            <w:gridSpan w:val="3"/>
            <w:shd w:val="clear" w:color="auto" w:fill="DEEAF6" w:themeFill="accent1" w:themeFillTint="33"/>
            <w:vAlign w:val="bottom"/>
          </w:tcPr>
          <w:p w14:paraId="474F6CF9"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960</w:t>
            </w:r>
          </w:p>
        </w:tc>
        <w:tc>
          <w:tcPr>
            <w:tcW w:w="323" w:type="pct"/>
            <w:shd w:val="clear" w:color="auto" w:fill="DEEAF6" w:themeFill="accent1" w:themeFillTint="33"/>
            <w:vAlign w:val="bottom"/>
          </w:tcPr>
          <w:p w14:paraId="4D14694B"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016</w:t>
            </w:r>
          </w:p>
        </w:tc>
        <w:tc>
          <w:tcPr>
            <w:tcW w:w="634" w:type="pct"/>
            <w:shd w:val="clear" w:color="auto" w:fill="DEEAF6" w:themeFill="accent1" w:themeFillTint="33"/>
            <w:vAlign w:val="bottom"/>
          </w:tcPr>
          <w:p w14:paraId="23183E1C"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835</w:t>
            </w:r>
          </w:p>
        </w:tc>
        <w:tc>
          <w:tcPr>
            <w:tcW w:w="380" w:type="pct"/>
            <w:shd w:val="clear" w:color="auto" w:fill="DEEAF6" w:themeFill="accent1" w:themeFillTint="33"/>
            <w:vAlign w:val="bottom"/>
          </w:tcPr>
          <w:p w14:paraId="7413862B"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0,165</w:t>
            </w:r>
          </w:p>
        </w:tc>
        <w:tc>
          <w:tcPr>
            <w:tcW w:w="381" w:type="pct"/>
            <w:shd w:val="clear" w:color="auto" w:fill="DEEAF6" w:themeFill="accent1" w:themeFillTint="33"/>
            <w:vAlign w:val="bottom"/>
          </w:tcPr>
          <w:p w14:paraId="2C0F2332"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DB6AA4" w:rsidRPr="00EF6ACE" w14:paraId="28AAA727"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5800ED9F" w14:textId="77777777" w:rsidR="00376D70" w:rsidRPr="00152CBB" w:rsidRDefault="00376D70" w:rsidP="00376D70">
            <w:pPr>
              <w:rPr>
                <w:lang w:val="en-GB"/>
              </w:rPr>
            </w:pPr>
            <w:r w:rsidRPr="00152CBB">
              <w:rPr>
                <w:lang w:val="en-GB"/>
              </w:rPr>
              <w:t>A</w:t>
            </w:r>
          </w:p>
        </w:tc>
        <w:tc>
          <w:tcPr>
            <w:tcW w:w="692" w:type="pct"/>
            <w:gridSpan w:val="2"/>
            <w:shd w:val="clear" w:color="auto" w:fill="auto"/>
            <w:vAlign w:val="bottom"/>
          </w:tcPr>
          <w:p w14:paraId="36A8CBD9"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920</w:t>
            </w:r>
          </w:p>
        </w:tc>
        <w:tc>
          <w:tcPr>
            <w:tcW w:w="481" w:type="pct"/>
            <w:gridSpan w:val="2"/>
            <w:shd w:val="clear" w:color="auto" w:fill="auto"/>
            <w:vAlign w:val="bottom"/>
          </w:tcPr>
          <w:p w14:paraId="04A10A91"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077</w:t>
            </w:r>
          </w:p>
        </w:tc>
        <w:tc>
          <w:tcPr>
            <w:tcW w:w="554" w:type="pct"/>
            <w:shd w:val="clear" w:color="auto" w:fill="auto"/>
            <w:vAlign w:val="bottom"/>
          </w:tcPr>
          <w:p w14:paraId="311F2223"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003</w:t>
            </w:r>
          </w:p>
        </w:tc>
        <w:tc>
          <w:tcPr>
            <w:tcW w:w="610" w:type="pct"/>
            <w:gridSpan w:val="2"/>
            <w:shd w:val="clear" w:color="auto" w:fill="auto"/>
            <w:vAlign w:val="bottom"/>
          </w:tcPr>
          <w:p w14:paraId="126D5ACE"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037</w:t>
            </w:r>
          </w:p>
        </w:tc>
        <w:tc>
          <w:tcPr>
            <w:tcW w:w="522" w:type="pct"/>
            <w:gridSpan w:val="3"/>
            <w:shd w:val="clear" w:color="auto" w:fill="auto"/>
            <w:vAlign w:val="bottom"/>
          </w:tcPr>
          <w:p w14:paraId="08414C42"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949</w:t>
            </w:r>
          </w:p>
        </w:tc>
        <w:tc>
          <w:tcPr>
            <w:tcW w:w="323" w:type="pct"/>
            <w:shd w:val="clear" w:color="auto" w:fill="auto"/>
            <w:vAlign w:val="bottom"/>
          </w:tcPr>
          <w:p w14:paraId="4C173506"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014</w:t>
            </w:r>
          </w:p>
        </w:tc>
        <w:tc>
          <w:tcPr>
            <w:tcW w:w="634" w:type="pct"/>
            <w:shd w:val="clear" w:color="auto" w:fill="auto"/>
            <w:vAlign w:val="bottom"/>
          </w:tcPr>
          <w:p w14:paraId="315A1819"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814</w:t>
            </w:r>
          </w:p>
        </w:tc>
        <w:tc>
          <w:tcPr>
            <w:tcW w:w="380" w:type="pct"/>
            <w:shd w:val="clear" w:color="auto" w:fill="auto"/>
            <w:vAlign w:val="bottom"/>
          </w:tcPr>
          <w:p w14:paraId="685B46A7"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0,186</w:t>
            </w:r>
          </w:p>
        </w:tc>
        <w:tc>
          <w:tcPr>
            <w:tcW w:w="381" w:type="pct"/>
            <w:shd w:val="clear" w:color="auto" w:fill="auto"/>
            <w:vAlign w:val="bottom"/>
          </w:tcPr>
          <w:p w14:paraId="10B27121"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DB6AA4" w:rsidRPr="00EF6ACE" w14:paraId="2E031A4D"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5B9BD5" w:themeFill="accent1"/>
            <w:vAlign w:val="center"/>
          </w:tcPr>
          <w:p w14:paraId="35DB446E" w14:textId="77777777" w:rsidR="00152CBB" w:rsidRPr="00E06542" w:rsidRDefault="00152CBB" w:rsidP="008F6B9C">
            <w:pPr>
              <w:rPr>
                <w:color w:val="FFFFFF" w:themeColor="background1"/>
                <w:lang w:val="en-GB"/>
              </w:rPr>
            </w:pPr>
            <w:r w:rsidRPr="00E06542">
              <w:rPr>
                <w:color w:val="FFFFFF" w:themeColor="background1"/>
                <w:lang w:val="en-GB"/>
              </w:rPr>
              <w:t>Model</w:t>
            </w:r>
          </w:p>
        </w:tc>
        <w:tc>
          <w:tcPr>
            <w:tcW w:w="1727" w:type="pct"/>
            <w:gridSpan w:val="5"/>
            <w:shd w:val="clear" w:color="auto" w:fill="5B9BD5" w:themeFill="accent1"/>
          </w:tcPr>
          <w:p w14:paraId="37DD11D1" w14:textId="77777777" w:rsidR="00152CBB" w:rsidRPr="00E06542" w:rsidRDefault="00152CBB" w:rsidP="008F6B9C">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Ordered e</w:t>
            </w:r>
            <w:r w:rsidRPr="00E06542">
              <w:rPr>
                <w:b/>
                <w:color w:val="FFFFFF" w:themeColor="background1"/>
                <w:lang w:val="en-GB"/>
              </w:rPr>
              <w:t>qual rates (</w:t>
            </w:r>
            <w:proofErr w:type="spellStart"/>
            <w:r>
              <w:rPr>
                <w:b/>
                <w:color w:val="FFFFFF" w:themeColor="background1"/>
                <w:lang w:val="en-GB"/>
              </w:rPr>
              <w:t>o</w:t>
            </w:r>
            <w:r w:rsidRPr="00E06542">
              <w:rPr>
                <w:b/>
                <w:color w:val="FFFFFF" w:themeColor="background1"/>
                <w:lang w:val="en-GB"/>
              </w:rPr>
              <w:t>ER</w:t>
            </w:r>
            <w:proofErr w:type="spellEnd"/>
            <w:r w:rsidRPr="00E06542">
              <w:rPr>
                <w:b/>
                <w:color w:val="FFFFFF" w:themeColor="background1"/>
                <w:lang w:val="en-GB"/>
              </w:rPr>
              <w:t>)</w:t>
            </w:r>
          </w:p>
        </w:tc>
        <w:tc>
          <w:tcPr>
            <w:tcW w:w="1455" w:type="pct"/>
            <w:gridSpan w:val="6"/>
            <w:shd w:val="clear" w:color="auto" w:fill="5B9BD5" w:themeFill="accent1"/>
          </w:tcPr>
          <w:p w14:paraId="3701614F" w14:textId="77777777" w:rsidR="00152CBB" w:rsidRPr="00E06542" w:rsidRDefault="00152CBB" w:rsidP="008F6B9C">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Ordered a</w:t>
            </w:r>
            <w:r w:rsidRPr="00E06542">
              <w:rPr>
                <w:b/>
                <w:color w:val="FFFFFF" w:themeColor="background1"/>
                <w:lang w:val="en-GB"/>
              </w:rPr>
              <w:t>ll-rates-different (</w:t>
            </w:r>
            <w:proofErr w:type="spellStart"/>
            <w:r>
              <w:rPr>
                <w:b/>
                <w:color w:val="FFFFFF" w:themeColor="background1"/>
                <w:lang w:val="en-GB"/>
              </w:rPr>
              <w:t>o</w:t>
            </w:r>
            <w:r w:rsidRPr="00E06542">
              <w:rPr>
                <w:b/>
                <w:color w:val="FFFFFF" w:themeColor="background1"/>
                <w:lang w:val="en-GB"/>
              </w:rPr>
              <w:t>ARD</w:t>
            </w:r>
            <w:proofErr w:type="spellEnd"/>
            <w:r w:rsidRPr="00E06542">
              <w:rPr>
                <w:b/>
                <w:color w:val="FFFFFF" w:themeColor="background1"/>
                <w:lang w:val="en-GB"/>
              </w:rPr>
              <w:t>)</w:t>
            </w:r>
          </w:p>
        </w:tc>
        <w:tc>
          <w:tcPr>
            <w:tcW w:w="1395" w:type="pct"/>
            <w:gridSpan w:val="3"/>
            <w:shd w:val="clear" w:color="auto" w:fill="5B9BD5" w:themeFill="accent1"/>
          </w:tcPr>
          <w:p w14:paraId="4AFEDA22" w14:textId="77777777" w:rsidR="00152CBB" w:rsidRPr="00E06542" w:rsidRDefault="00152CBB" w:rsidP="008F6B9C">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Ordered s</w:t>
            </w:r>
            <w:r w:rsidRPr="00E06542">
              <w:rPr>
                <w:b/>
                <w:color w:val="FFFFFF" w:themeColor="background1"/>
                <w:lang w:val="en-GB"/>
              </w:rPr>
              <w:t>ymmetrical (</w:t>
            </w:r>
            <w:proofErr w:type="spellStart"/>
            <w:r>
              <w:rPr>
                <w:b/>
                <w:color w:val="FFFFFF" w:themeColor="background1"/>
                <w:lang w:val="en-GB"/>
              </w:rPr>
              <w:t>o</w:t>
            </w:r>
            <w:r w:rsidRPr="00E06542">
              <w:rPr>
                <w:b/>
                <w:color w:val="FFFFFF" w:themeColor="background1"/>
                <w:lang w:val="en-GB"/>
              </w:rPr>
              <w:t>SYM</w:t>
            </w:r>
            <w:proofErr w:type="spellEnd"/>
            <w:r w:rsidRPr="00E06542">
              <w:rPr>
                <w:b/>
                <w:color w:val="FFFFFF" w:themeColor="background1"/>
                <w:lang w:val="en-GB"/>
              </w:rPr>
              <w:t>)</w:t>
            </w:r>
          </w:p>
        </w:tc>
      </w:tr>
      <w:tr w:rsidR="00DB6AA4" w:rsidRPr="00EF6ACE" w14:paraId="4FDE66D1" w14:textId="77777777" w:rsidTr="00DB6AA4">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4814CE8B" w14:textId="77777777" w:rsidR="00152CBB" w:rsidRDefault="00152CBB" w:rsidP="008F6B9C">
            <w:pPr>
              <w:rPr>
                <w:lang w:val="en-GB"/>
              </w:rPr>
            </w:pPr>
            <w:r>
              <w:rPr>
                <w:lang w:val="en-GB"/>
              </w:rPr>
              <w:t>Rate matrix</w:t>
            </w:r>
          </w:p>
        </w:tc>
        <w:tc>
          <w:tcPr>
            <w:tcW w:w="1727" w:type="pct"/>
            <w:gridSpan w:val="5"/>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1A4B4CA5" w14:textId="77777777" w:rsidTr="008F6B9C">
              <w:trPr>
                <w:jc w:val="center"/>
              </w:trPr>
              <w:tc>
                <w:tcPr>
                  <w:tcW w:w="0" w:type="auto"/>
                  <w:tcBorders>
                    <w:top w:val="nil"/>
                    <w:left w:val="nil"/>
                    <w:bottom w:val="nil"/>
                    <w:right w:val="nil"/>
                  </w:tcBorders>
                </w:tcPr>
                <w:p w14:paraId="61448AC7"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1D8CDDCB"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402584FF"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7A6BF2B7" w14:textId="77777777" w:rsidR="00152CBB" w:rsidRPr="00EF6ACE" w:rsidRDefault="00152CBB" w:rsidP="008F6B9C">
                  <w:pPr>
                    <w:jc w:val="center"/>
                    <w:rPr>
                      <w:rFonts w:cstheme="minorHAnsi"/>
                      <w:lang w:val="en-GB"/>
                    </w:rPr>
                  </w:pPr>
                  <w:r w:rsidRPr="00EF6ACE">
                    <w:rPr>
                      <w:rFonts w:cstheme="minorHAnsi"/>
                      <w:lang w:val="en-GB"/>
                    </w:rPr>
                    <w:t>2</w:t>
                  </w:r>
                </w:p>
              </w:tc>
            </w:tr>
            <w:tr w:rsidR="00DB6AA4" w:rsidRPr="00EF6ACE" w14:paraId="03D26ACC" w14:textId="77777777" w:rsidTr="008F6B9C">
              <w:trPr>
                <w:jc w:val="center"/>
              </w:trPr>
              <w:tc>
                <w:tcPr>
                  <w:tcW w:w="0" w:type="auto"/>
                  <w:tcBorders>
                    <w:top w:val="nil"/>
                    <w:left w:val="nil"/>
                    <w:bottom w:val="nil"/>
                  </w:tcBorders>
                </w:tcPr>
                <w:p w14:paraId="55C81AA6" w14:textId="77777777" w:rsidR="00DB6AA4" w:rsidRPr="00EF6ACE" w:rsidRDefault="00DB6AA4" w:rsidP="00DB6AA4">
                  <w:pPr>
                    <w:jc w:val="center"/>
                    <w:rPr>
                      <w:rFonts w:cstheme="minorHAnsi"/>
                      <w:lang w:val="en-GB"/>
                    </w:rPr>
                  </w:pPr>
                  <w:r w:rsidRPr="00EF6ACE">
                    <w:rPr>
                      <w:rFonts w:cstheme="minorHAnsi"/>
                      <w:lang w:val="en-GB"/>
                    </w:rPr>
                    <w:t>0</w:t>
                  </w:r>
                </w:p>
              </w:tc>
              <w:tc>
                <w:tcPr>
                  <w:tcW w:w="0" w:type="auto"/>
                  <w:shd w:val="clear" w:color="auto" w:fill="auto"/>
                  <w:vAlign w:val="bottom"/>
                </w:tcPr>
                <w:p w14:paraId="78B341CB"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998</w:t>
                  </w:r>
                </w:p>
              </w:tc>
              <w:tc>
                <w:tcPr>
                  <w:tcW w:w="0" w:type="auto"/>
                  <w:shd w:val="clear" w:color="auto" w:fill="auto"/>
                  <w:vAlign w:val="bottom"/>
                </w:tcPr>
                <w:p w14:paraId="0FF013BE"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DEEAF6" w:themeFill="accent1" w:themeFillTint="33"/>
                  <w:vAlign w:val="bottom"/>
                </w:tcPr>
                <w:p w14:paraId="08321168"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998</w:t>
                  </w:r>
                </w:p>
              </w:tc>
            </w:tr>
            <w:tr w:rsidR="00DB6AA4" w:rsidRPr="00EF6ACE" w14:paraId="53C9EB92" w14:textId="77777777" w:rsidTr="008F6B9C">
              <w:trPr>
                <w:jc w:val="center"/>
              </w:trPr>
              <w:tc>
                <w:tcPr>
                  <w:tcW w:w="0" w:type="auto"/>
                  <w:tcBorders>
                    <w:top w:val="nil"/>
                    <w:left w:val="nil"/>
                    <w:bottom w:val="nil"/>
                  </w:tcBorders>
                  <w:shd w:val="clear" w:color="auto" w:fill="auto"/>
                </w:tcPr>
                <w:p w14:paraId="3A57C770" w14:textId="77777777" w:rsidR="00DB6AA4" w:rsidRPr="00EF6ACE" w:rsidRDefault="00DB6AA4" w:rsidP="00DB6AA4">
                  <w:pPr>
                    <w:jc w:val="center"/>
                    <w:rPr>
                      <w:rFonts w:cstheme="minorHAnsi"/>
                      <w:lang w:val="en-GB"/>
                    </w:rPr>
                  </w:pPr>
                  <w:r w:rsidRPr="00EF6ACE">
                    <w:rPr>
                      <w:rFonts w:cstheme="minorHAnsi"/>
                      <w:lang w:val="en-GB"/>
                    </w:rPr>
                    <w:t>1</w:t>
                  </w:r>
                </w:p>
              </w:tc>
              <w:tc>
                <w:tcPr>
                  <w:tcW w:w="0" w:type="auto"/>
                  <w:shd w:val="clear" w:color="auto" w:fill="auto"/>
                  <w:vAlign w:val="bottom"/>
                </w:tcPr>
                <w:p w14:paraId="548AD76C"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auto"/>
                  <w:vAlign w:val="bottom"/>
                </w:tcPr>
                <w:p w14:paraId="6D772BDD"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998</w:t>
                  </w:r>
                </w:p>
              </w:tc>
              <w:tc>
                <w:tcPr>
                  <w:tcW w:w="0" w:type="auto"/>
                  <w:shd w:val="clear" w:color="auto" w:fill="DEEAF6" w:themeFill="accent1" w:themeFillTint="33"/>
                  <w:vAlign w:val="bottom"/>
                </w:tcPr>
                <w:p w14:paraId="0FDAB121"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998</w:t>
                  </w:r>
                </w:p>
              </w:tc>
            </w:tr>
            <w:tr w:rsidR="00DB6AA4" w:rsidRPr="00EF6ACE" w14:paraId="3C82C5DB" w14:textId="77777777" w:rsidTr="008F6B9C">
              <w:trPr>
                <w:jc w:val="center"/>
              </w:trPr>
              <w:tc>
                <w:tcPr>
                  <w:tcW w:w="0" w:type="auto"/>
                  <w:tcBorders>
                    <w:top w:val="nil"/>
                    <w:left w:val="nil"/>
                    <w:bottom w:val="nil"/>
                  </w:tcBorders>
                  <w:shd w:val="clear" w:color="auto" w:fill="auto"/>
                </w:tcPr>
                <w:p w14:paraId="045F1CCE" w14:textId="77777777" w:rsidR="00DB6AA4" w:rsidRPr="00EF6ACE" w:rsidRDefault="00DB6AA4" w:rsidP="00DB6AA4">
                  <w:pPr>
                    <w:jc w:val="center"/>
                    <w:rPr>
                      <w:rFonts w:cstheme="minorHAnsi"/>
                      <w:lang w:val="en-GB"/>
                    </w:rPr>
                  </w:pPr>
                  <w:r w:rsidRPr="00EF6ACE">
                    <w:rPr>
                      <w:rFonts w:cstheme="minorHAnsi"/>
                      <w:lang w:val="en-GB"/>
                    </w:rPr>
                    <w:t>2</w:t>
                  </w:r>
                </w:p>
              </w:tc>
              <w:tc>
                <w:tcPr>
                  <w:tcW w:w="0" w:type="auto"/>
                  <w:shd w:val="clear" w:color="auto" w:fill="DEEAF6" w:themeFill="accent1" w:themeFillTint="33"/>
                  <w:vAlign w:val="bottom"/>
                </w:tcPr>
                <w:p w14:paraId="4FE0B95E"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998</w:t>
                  </w:r>
                </w:p>
              </w:tc>
              <w:tc>
                <w:tcPr>
                  <w:tcW w:w="0" w:type="auto"/>
                  <w:shd w:val="clear" w:color="auto" w:fill="DEEAF6" w:themeFill="accent1" w:themeFillTint="33"/>
                  <w:vAlign w:val="bottom"/>
                </w:tcPr>
                <w:p w14:paraId="7B341D44"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998</w:t>
                  </w:r>
                </w:p>
              </w:tc>
              <w:tc>
                <w:tcPr>
                  <w:tcW w:w="0" w:type="auto"/>
                  <w:vAlign w:val="bottom"/>
                </w:tcPr>
                <w:p w14:paraId="1953BCE8" w14:textId="77777777" w:rsidR="00DB6AA4" w:rsidRDefault="00DB6AA4" w:rsidP="00DB6AA4">
                  <w:pPr>
                    <w:jc w:val="center"/>
                    <w:rPr>
                      <w:rFonts w:ascii="Calibri" w:hAnsi="Calibri" w:cs="Calibri"/>
                      <w:color w:val="000000"/>
                      <w:sz w:val="18"/>
                      <w:szCs w:val="18"/>
                    </w:rPr>
                  </w:pPr>
                  <w:r>
                    <w:rPr>
                      <w:rFonts w:ascii="Calibri" w:hAnsi="Calibri" w:cs="Calibri"/>
                      <w:color w:val="000000"/>
                      <w:sz w:val="18"/>
                      <w:szCs w:val="18"/>
                    </w:rPr>
                    <w:t>-1</w:t>
                  </w:r>
                  <w:r w:rsidR="001318E1">
                    <w:rPr>
                      <w:rFonts w:ascii="Calibri" w:hAnsi="Calibri" w:cs="Calibri"/>
                      <w:color w:val="000000"/>
                      <w:sz w:val="18"/>
                      <w:szCs w:val="18"/>
                    </w:rPr>
                    <w:t>.</w:t>
                  </w:r>
                  <w:r>
                    <w:rPr>
                      <w:rFonts w:ascii="Calibri" w:hAnsi="Calibri" w:cs="Calibri"/>
                      <w:color w:val="000000"/>
                      <w:sz w:val="18"/>
                      <w:szCs w:val="18"/>
                    </w:rPr>
                    <w:t>997</w:t>
                  </w:r>
                </w:p>
              </w:tc>
            </w:tr>
          </w:tbl>
          <w:p w14:paraId="7FED3786"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455" w:type="pct"/>
            <w:gridSpan w:val="6"/>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19011AB9" w14:textId="77777777" w:rsidTr="008F6B9C">
              <w:trPr>
                <w:jc w:val="center"/>
              </w:trPr>
              <w:tc>
                <w:tcPr>
                  <w:tcW w:w="0" w:type="auto"/>
                  <w:tcBorders>
                    <w:top w:val="nil"/>
                    <w:left w:val="nil"/>
                    <w:bottom w:val="nil"/>
                    <w:right w:val="nil"/>
                  </w:tcBorders>
                </w:tcPr>
                <w:p w14:paraId="4A780F22"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7AE96423"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66B39C48"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137F62E1" w14:textId="77777777" w:rsidR="00152CBB" w:rsidRPr="00EF6ACE" w:rsidRDefault="00152CBB" w:rsidP="008F6B9C">
                  <w:pPr>
                    <w:jc w:val="center"/>
                    <w:rPr>
                      <w:rFonts w:cstheme="minorHAnsi"/>
                      <w:lang w:val="en-GB"/>
                    </w:rPr>
                  </w:pPr>
                  <w:r w:rsidRPr="00EF6ACE">
                    <w:rPr>
                      <w:rFonts w:cstheme="minorHAnsi"/>
                      <w:lang w:val="en-GB"/>
                    </w:rPr>
                    <w:t>2</w:t>
                  </w:r>
                </w:p>
              </w:tc>
            </w:tr>
            <w:tr w:rsidR="00153AEE" w:rsidRPr="00EF6ACE" w14:paraId="70292F12" w14:textId="77777777" w:rsidTr="008F6B9C">
              <w:trPr>
                <w:jc w:val="center"/>
              </w:trPr>
              <w:tc>
                <w:tcPr>
                  <w:tcW w:w="0" w:type="auto"/>
                  <w:tcBorders>
                    <w:top w:val="nil"/>
                    <w:left w:val="nil"/>
                    <w:bottom w:val="nil"/>
                  </w:tcBorders>
                </w:tcPr>
                <w:p w14:paraId="5A6ADB89" w14:textId="77777777" w:rsidR="00153AEE" w:rsidRPr="00EF6ACE" w:rsidRDefault="00153AEE" w:rsidP="00153AEE">
                  <w:pPr>
                    <w:jc w:val="center"/>
                    <w:rPr>
                      <w:rFonts w:cstheme="minorHAnsi"/>
                      <w:lang w:val="en-GB"/>
                    </w:rPr>
                  </w:pPr>
                  <w:r w:rsidRPr="00EF6ACE">
                    <w:rPr>
                      <w:rFonts w:cstheme="minorHAnsi"/>
                      <w:lang w:val="en-GB"/>
                    </w:rPr>
                    <w:t>0</w:t>
                  </w:r>
                </w:p>
              </w:tc>
              <w:tc>
                <w:tcPr>
                  <w:tcW w:w="0" w:type="auto"/>
                  <w:shd w:val="clear" w:color="auto" w:fill="auto"/>
                  <w:vAlign w:val="bottom"/>
                </w:tcPr>
                <w:p w14:paraId="5074F6AD"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253</w:t>
                  </w:r>
                </w:p>
              </w:tc>
              <w:tc>
                <w:tcPr>
                  <w:tcW w:w="0" w:type="auto"/>
                  <w:shd w:val="clear" w:color="auto" w:fill="auto"/>
                  <w:vAlign w:val="bottom"/>
                </w:tcPr>
                <w:p w14:paraId="322837DF"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EDEDED" w:themeFill="accent3" w:themeFillTint="33"/>
                  <w:vAlign w:val="bottom"/>
                </w:tcPr>
                <w:p w14:paraId="4BF42480"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253</w:t>
                  </w:r>
                </w:p>
              </w:tc>
            </w:tr>
            <w:tr w:rsidR="00153AEE" w:rsidRPr="00EF6ACE" w14:paraId="6080D60C" w14:textId="77777777" w:rsidTr="008F6B9C">
              <w:trPr>
                <w:jc w:val="center"/>
              </w:trPr>
              <w:tc>
                <w:tcPr>
                  <w:tcW w:w="0" w:type="auto"/>
                  <w:tcBorders>
                    <w:top w:val="nil"/>
                    <w:left w:val="nil"/>
                    <w:bottom w:val="nil"/>
                  </w:tcBorders>
                  <w:shd w:val="clear" w:color="auto" w:fill="auto"/>
                </w:tcPr>
                <w:p w14:paraId="76FFA6F1" w14:textId="77777777" w:rsidR="00153AEE" w:rsidRPr="00EF6ACE" w:rsidRDefault="00153AEE" w:rsidP="00153AEE">
                  <w:pPr>
                    <w:jc w:val="center"/>
                    <w:rPr>
                      <w:rFonts w:cstheme="minorHAnsi"/>
                      <w:lang w:val="en-GB"/>
                    </w:rPr>
                  </w:pPr>
                  <w:r w:rsidRPr="00EF6ACE">
                    <w:rPr>
                      <w:rFonts w:cstheme="minorHAnsi"/>
                      <w:lang w:val="en-GB"/>
                    </w:rPr>
                    <w:t>1</w:t>
                  </w:r>
                </w:p>
              </w:tc>
              <w:tc>
                <w:tcPr>
                  <w:tcW w:w="0" w:type="auto"/>
                  <w:shd w:val="clear" w:color="auto" w:fill="auto"/>
                  <w:vAlign w:val="bottom"/>
                </w:tcPr>
                <w:p w14:paraId="48B470D9"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auto"/>
                  <w:vAlign w:val="bottom"/>
                </w:tcPr>
                <w:p w14:paraId="4D5A1411"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w:t>
                  </w:r>
                  <w:r w:rsidR="001318E1">
                    <w:rPr>
                      <w:rFonts w:ascii="Calibri" w:hAnsi="Calibri" w:cs="Calibri"/>
                      <w:color w:val="000000"/>
                      <w:sz w:val="18"/>
                      <w:szCs w:val="18"/>
                    </w:rPr>
                    <w:t>.</w:t>
                  </w:r>
                  <w:r>
                    <w:rPr>
                      <w:rFonts w:ascii="Calibri" w:hAnsi="Calibri" w:cs="Calibri"/>
                      <w:color w:val="000000"/>
                      <w:sz w:val="18"/>
                      <w:szCs w:val="18"/>
                    </w:rPr>
                    <w:t>254</w:t>
                  </w:r>
                </w:p>
              </w:tc>
              <w:tc>
                <w:tcPr>
                  <w:tcW w:w="0" w:type="auto"/>
                  <w:shd w:val="clear" w:color="auto" w:fill="FFF2CC" w:themeFill="accent4" w:themeFillTint="33"/>
                  <w:vAlign w:val="bottom"/>
                </w:tcPr>
                <w:p w14:paraId="13C0A4D9"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w:t>
                  </w:r>
                  <w:r w:rsidR="001318E1">
                    <w:rPr>
                      <w:rFonts w:ascii="Calibri" w:hAnsi="Calibri" w:cs="Calibri"/>
                      <w:color w:val="000000"/>
                      <w:sz w:val="18"/>
                      <w:szCs w:val="18"/>
                    </w:rPr>
                    <w:t>.</w:t>
                  </w:r>
                  <w:r>
                    <w:rPr>
                      <w:rFonts w:ascii="Calibri" w:hAnsi="Calibri" w:cs="Calibri"/>
                      <w:color w:val="000000"/>
                      <w:sz w:val="18"/>
                      <w:szCs w:val="18"/>
                    </w:rPr>
                    <w:t>254</w:t>
                  </w:r>
                </w:p>
              </w:tc>
            </w:tr>
            <w:tr w:rsidR="00153AEE" w:rsidRPr="00EF6ACE" w14:paraId="7B4317FA" w14:textId="77777777" w:rsidTr="008F6B9C">
              <w:trPr>
                <w:jc w:val="center"/>
              </w:trPr>
              <w:tc>
                <w:tcPr>
                  <w:tcW w:w="0" w:type="auto"/>
                  <w:tcBorders>
                    <w:top w:val="nil"/>
                    <w:left w:val="nil"/>
                    <w:bottom w:val="nil"/>
                  </w:tcBorders>
                  <w:shd w:val="clear" w:color="auto" w:fill="auto"/>
                </w:tcPr>
                <w:p w14:paraId="49A0738F" w14:textId="77777777" w:rsidR="00153AEE" w:rsidRPr="00EF6ACE" w:rsidRDefault="00153AEE" w:rsidP="00153AEE">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2B7E0FB0"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14</w:t>
                  </w:r>
                  <w:r w:rsidR="001318E1">
                    <w:rPr>
                      <w:rFonts w:ascii="Calibri" w:hAnsi="Calibri" w:cs="Calibri"/>
                      <w:color w:val="000000"/>
                      <w:sz w:val="18"/>
                      <w:szCs w:val="18"/>
                    </w:rPr>
                    <w:t>.</w:t>
                  </w:r>
                  <w:r>
                    <w:rPr>
                      <w:rFonts w:ascii="Calibri" w:hAnsi="Calibri" w:cs="Calibri"/>
                      <w:color w:val="000000"/>
                      <w:sz w:val="18"/>
                      <w:szCs w:val="18"/>
                    </w:rPr>
                    <w:t>85</w:t>
                  </w:r>
                </w:p>
              </w:tc>
              <w:tc>
                <w:tcPr>
                  <w:tcW w:w="0" w:type="auto"/>
                  <w:shd w:val="clear" w:color="auto" w:fill="E2EFD9" w:themeFill="accent6" w:themeFillTint="33"/>
                  <w:vAlign w:val="bottom"/>
                </w:tcPr>
                <w:p w14:paraId="1E2CAB81"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17</w:t>
                  </w:r>
                  <w:r w:rsidR="001318E1">
                    <w:rPr>
                      <w:rFonts w:ascii="Calibri" w:hAnsi="Calibri" w:cs="Calibri"/>
                      <w:color w:val="000000"/>
                      <w:sz w:val="18"/>
                      <w:szCs w:val="18"/>
                    </w:rPr>
                    <w:t>.</w:t>
                  </w:r>
                  <w:r>
                    <w:rPr>
                      <w:rFonts w:ascii="Calibri" w:hAnsi="Calibri" w:cs="Calibri"/>
                      <w:color w:val="000000"/>
                      <w:sz w:val="18"/>
                      <w:szCs w:val="18"/>
                    </w:rPr>
                    <w:t>62</w:t>
                  </w:r>
                </w:p>
              </w:tc>
              <w:tc>
                <w:tcPr>
                  <w:tcW w:w="0" w:type="auto"/>
                  <w:vAlign w:val="bottom"/>
                </w:tcPr>
                <w:p w14:paraId="32BC422A"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-32</w:t>
                  </w:r>
                  <w:r w:rsidR="001318E1">
                    <w:rPr>
                      <w:rFonts w:ascii="Calibri" w:hAnsi="Calibri" w:cs="Calibri"/>
                      <w:color w:val="000000"/>
                      <w:sz w:val="18"/>
                      <w:szCs w:val="18"/>
                    </w:rPr>
                    <w:t>.</w:t>
                  </w:r>
                  <w:r>
                    <w:rPr>
                      <w:rFonts w:ascii="Calibri" w:hAnsi="Calibri" w:cs="Calibri"/>
                      <w:color w:val="000000"/>
                      <w:sz w:val="18"/>
                      <w:szCs w:val="18"/>
                    </w:rPr>
                    <w:t>47</w:t>
                  </w:r>
                </w:p>
              </w:tc>
            </w:tr>
          </w:tbl>
          <w:p w14:paraId="57FBC00A"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395" w:type="pct"/>
            <w:gridSpan w:val="3"/>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091CBE2B" w14:textId="77777777" w:rsidTr="008F6B9C">
              <w:trPr>
                <w:jc w:val="center"/>
              </w:trPr>
              <w:tc>
                <w:tcPr>
                  <w:tcW w:w="0" w:type="auto"/>
                  <w:tcBorders>
                    <w:top w:val="nil"/>
                    <w:left w:val="nil"/>
                    <w:bottom w:val="nil"/>
                    <w:right w:val="nil"/>
                  </w:tcBorders>
                </w:tcPr>
                <w:p w14:paraId="700320F6"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43147BB2"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03DA3F19"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66B356FB" w14:textId="77777777" w:rsidR="00152CBB" w:rsidRPr="00EF6ACE" w:rsidRDefault="00152CBB" w:rsidP="008F6B9C">
                  <w:pPr>
                    <w:jc w:val="center"/>
                    <w:rPr>
                      <w:rFonts w:cstheme="minorHAnsi"/>
                      <w:lang w:val="en-GB"/>
                    </w:rPr>
                  </w:pPr>
                  <w:r w:rsidRPr="00EF6ACE">
                    <w:rPr>
                      <w:rFonts w:cstheme="minorHAnsi"/>
                      <w:lang w:val="en-GB"/>
                    </w:rPr>
                    <w:t>2</w:t>
                  </w:r>
                </w:p>
              </w:tc>
            </w:tr>
            <w:tr w:rsidR="00153AEE" w:rsidRPr="00EF6ACE" w14:paraId="72AFD638" w14:textId="77777777" w:rsidTr="008F6B9C">
              <w:trPr>
                <w:jc w:val="center"/>
              </w:trPr>
              <w:tc>
                <w:tcPr>
                  <w:tcW w:w="0" w:type="auto"/>
                  <w:tcBorders>
                    <w:top w:val="nil"/>
                    <w:left w:val="nil"/>
                    <w:bottom w:val="nil"/>
                  </w:tcBorders>
                </w:tcPr>
                <w:p w14:paraId="2EB82913" w14:textId="77777777" w:rsidR="00153AEE" w:rsidRPr="00EF6ACE" w:rsidRDefault="00153AEE" w:rsidP="00153AEE">
                  <w:pPr>
                    <w:jc w:val="center"/>
                    <w:rPr>
                      <w:rFonts w:cstheme="minorHAnsi"/>
                      <w:lang w:val="en-GB"/>
                    </w:rPr>
                  </w:pPr>
                  <w:r w:rsidRPr="00EF6ACE">
                    <w:rPr>
                      <w:rFonts w:cstheme="minorHAnsi"/>
                      <w:lang w:val="en-GB"/>
                    </w:rPr>
                    <w:t>0</w:t>
                  </w:r>
                </w:p>
              </w:tc>
              <w:tc>
                <w:tcPr>
                  <w:tcW w:w="0" w:type="auto"/>
                  <w:shd w:val="clear" w:color="auto" w:fill="auto"/>
                  <w:vAlign w:val="bottom"/>
                </w:tcPr>
                <w:p w14:paraId="6A0C933E"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474</w:t>
                  </w:r>
                </w:p>
              </w:tc>
              <w:tc>
                <w:tcPr>
                  <w:tcW w:w="0" w:type="auto"/>
                  <w:shd w:val="clear" w:color="auto" w:fill="auto"/>
                  <w:vAlign w:val="bottom"/>
                </w:tcPr>
                <w:p w14:paraId="7F79AD74"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FBE4D5" w:themeFill="accent2" w:themeFillTint="33"/>
                  <w:vAlign w:val="bottom"/>
                </w:tcPr>
                <w:p w14:paraId="7A00259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474</w:t>
                  </w:r>
                </w:p>
              </w:tc>
            </w:tr>
            <w:tr w:rsidR="00153AEE" w:rsidRPr="00EF6ACE" w14:paraId="1F9A1187" w14:textId="77777777" w:rsidTr="008F6B9C">
              <w:trPr>
                <w:jc w:val="center"/>
              </w:trPr>
              <w:tc>
                <w:tcPr>
                  <w:tcW w:w="0" w:type="auto"/>
                  <w:tcBorders>
                    <w:top w:val="nil"/>
                    <w:left w:val="nil"/>
                    <w:bottom w:val="nil"/>
                  </w:tcBorders>
                  <w:shd w:val="clear" w:color="auto" w:fill="auto"/>
                </w:tcPr>
                <w:p w14:paraId="5EBA089F" w14:textId="77777777" w:rsidR="00153AEE" w:rsidRPr="00EF6ACE" w:rsidRDefault="00153AEE" w:rsidP="00153AEE">
                  <w:pPr>
                    <w:jc w:val="center"/>
                    <w:rPr>
                      <w:rFonts w:cstheme="minorHAnsi"/>
                      <w:lang w:val="en-GB"/>
                    </w:rPr>
                  </w:pPr>
                  <w:r w:rsidRPr="00EF6ACE">
                    <w:rPr>
                      <w:rFonts w:cstheme="minorHAnsi"/>
                      <w:lang w:val="en-GB"/>
                    </w:rPr>
                    <w:t>1</w:t>
                  </w:r>
                </w:p>
              </w:tc>
              <w:tc>
                <w:tcPr>
                  <w:tcW w:w="0" w:type="auto"/>
                  <w:shd w:val="clear" w:color="auto" w:fill="auto"/>
                  <w:vAlign w:val="bottom"/>
                </w:tcPr>
                <w:p w14:paraId="21E9935B"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auto"/>
                  <w:vAlign w:val="bottom"/>
                </w:tcPr>
                <w:p w14:paraId="18C6CA80"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-17</w:t>
                  </w:r>
                  <w:r w:rsidR="001318E1">
                    <w:rPr>
                      <w:rFonts w:ascii="Calibri" w:hAnsi="Calibri" w:cs="Calibri"/>
                      <w:color w:val="000000"/>
                      <w:sz w:val="18"/>
                      <w:szCs w:val="18"/>
                    </w:rPr>
                    <w:t>.</w:t>
                  </w:r>
                  <w:r>
                    <w:rPr>
                      <w:rFonts w:ascii="Calibri" w:hAnsi="Calibri" w:cs="Calibri"/>
                      <w:color w:val="000000"/>
                      <w:sz w:val="18"/>
                      <w:szCs w:val="18"/>
                    </w:rPr>
                    <w:t>47</w:t>
                  </w:r>
                </w:p>
              </w:tc>
              <w:tc>
                <w:tcPr>
                  <w:tcW w:w="0" w:type="auto"/>
                  <w:shd w:val="clear" w:color="auto" w:fill="E2EFD9" w:themeFill="accent6" w:themeFillTint="33"/>
                  <w:vAlign w:val="bottom"/>
                </w:tcPr>
                <w:p w14:paraId="1D534C12"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17</w:t>
                  </w:r>
                  <w:r w:rsidR="001318E1">
                    <w:rPr>
                      <w:rFonts w:ascii="Calibri" w:hAnsi="Calibri" w:cs="Calibri"/>
                      <w:color w:val="000000"/>
                      <w:sz w:val="18"/>
                      <w:szCs w:val="18"/>
                    </w:rPr>
                    <w:t>.</w:t>
                  </w:r>
                  <w:r>
                    <w:rPr>
                      <w:rFonts w:ascii="Calibri" w:hAnsi="Calibri" w:cs="Calibri"/>
                      <w:color w:val="000000"/>
                      <w:sz w:val="18"/>
                      <w:szCs w:val="18"/>
                    </w:rPr>
                    <w:t>47</w:t>
                  </w:r>
                </w:p>
              </w:tc>
            </w:tr>
            <w:tr w:rsidR="00153AEE" w:rsidRPr="00EF6ACE" w14:paraId="25D2DC58" w14:textId="77777777" w:rsidTr="008F6B9C">
              <w:trPr>
                <w:jc w:val="center"/>
              </w:trPr>
              <w:tc>
                <w:tcPr>
                  <w:tcW w:w="0" w:type="auto"/>
                  <w:tcBorders>
                    <w:top w:val="nil"/>
                    <w:left w:val="nil"/>
                    <w:bottom w:val="nil"/>
                  </w:tcBorders>
                  <w:shd w:val="clear" w:color="auto" w:fill="auto"/>
                </w:tcPr>
                <w:p w14:paraId="749F2A5A" w14:textId="77777777" w:rsidR="00153AEE" w:rsidRPr="00EF6ACE" w:rsidRDefault="00153AEE" w:rsidP="00153AEE">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1928B562"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474</w:t>
                  </w:r>
                </w:p>
              </w:tc>
              <w:tc>
                <w:tcPr>
                  <w:tcW w:w="0" w:type="auto"/>
                  <w:shd w:val="clear" w:color="auto" w:fill="E2EFD9" w:themeFill="accent6" w:themeFillTint="33"/>
                  <w:vAlign w:val="bottom"/>
                </w:tcPr>
                <w:p w14:paraId="49C33FA7"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17</w:t>
                  </w:r>
                  <w:r w:rsidR="001318E1">
                    <w:rPr>
                      <w:rFonts w:ascii="Calibri" w:hAnsi="Calibri" w:cs="Calibri"/>
                      <w:color w:val="000000"/>
                      <w:sz w:val="18"/>
                      <w:szCs w:val="18"/>
                    </w:rPr>
                    <w:t>.</w:t>
                  </w:r>
                  <w:r>
                    <w:rPr>
                      <w:rFonts w:ascii="Calibri" w:hAnsi="Calibri" w:cs="Calibri"/>
                      <w:color w:val="000000"/>
                      <w:sz w:val="18"/>
                      <w:szCs w:val="18"/>
                    </w:rPr>
                    <w:t>47</w:t>
                  </w:r>
                </w:p>
              </w:tc>
              <w:tc>
                <w:tcPr>
                  <w:tcW w:w="0" w:type="auto"/>
                  <w:vAlign w:val="bottom"/>
                </w:tcPr>
                <w:p w14:paraId="626DB558"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-17</w:t>
                  </w:r>
                  <w:r w:rsidR="001318E1">
                    <w:rPr>
                      <w:rFonts w:ascii="Calibri" w:hAnsi="Calibri" w:cs="Calibri"/>
                      <w:color w:val="000000"/>
                      <w:sz w:val="18"/>
                      <w:szCs w:val="18"/>
                    </w:rPr>
                    <w:t>.</w:t>
                  </w:r>
                  <w:r>
                    <w:rPr>
                      <w:rFonts w:ascii="Calibri" w:hAnsi="Calibri" w:cs="Calibri"/>
                      <w:color w:val="000000"/>
                      <w:sz w:val="18"/>
                      <w:szCs w:val="18"/>
                    </w:rPr>
                    <w:t>94</w:t>
                  </w:r>
                </w:p>
              </w:tc>
            </w:tr>
          </w:tbl>
          <w:p w14:paraId="255BDA9C" w14:textId="77777777" w:rsidR="00152CBB" w:rsidRPr="00EF6ACE" w:rsidRDefault="00152CBB" w:rsidP="008F6B9C">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r w:rsidR="00DB6AA4" w:rsidRPr="00EF6ACE" w14:paraId="3847D6E0"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221B3918" w14:textId="77777777" w:rsidR="00152CBB" w:rsidRPr="00152CBB" w:rsidRDefault="00152CBB" w:rsidP="00152CBB">
            <w:pPr>
              <w:rPr>
                <w:color w:val="FFFFFF" w:themeColor="background1"/>
                <w:lang w:val="en-GB"/>
              </w:rPr>
            </w:pPr>
            <w:r w:rsidRPr="00152CBB">
              <w:rPr>
                <w:lang w:val="en-GB"/>
              </w:rPr>
              <w:t>Node</w:t>
            </w:r>
          </w:p>
        </w:tc>
        <w:tc>
          <w:tcPr>
            <w:tcW w:w="663" w:type="pct"/>
            <w:shd w:val="clear" w:color="auto" w:fill="DEEAF6" w:themeFill="accent1" w:themeFillTint="33"/>
          </w:tcPr>
          <w:p w14:paraId="096A070B"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372" w:type="pct"/>
            <w:gridSpan w:val="2"/>
            <w:shd w:val="clear" w:color="auto" w:fill="DEEAF6" w:themeFill="accent1" w:themeFillTint="33"/>
          </w:tcPr>
          <w:p w14:paraId="439CE2C0"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692" w:type="pct"/>
            <w:gridSpan w:val="2"/>
            <w:shd w:val="clear" w:color="auto" w:fill="DEEAF6" w:themeFill="accent1" w:themeFillTint="33"/>
          </w:tcPr>
          <w:p w14:paraId="74B3AA9A"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581" w:type="pct"/>
            <w:shd w:val="clear" w:color="auto" w:fill="DEEAF6" w:themeFill="accent1" w:themeFillTint="33"/>
          </w:tcPr>
          <w:p w14:paraId="2BA4C165"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372" w:type="pct"/>
            <w:gridSpan w:val="2"/>
            <w:shd w:val="clear" w:color="auto" w:fill="DEEAF6" w:themeFill="accent1" w:themeFillTint="33"/>
          </w:tcPr>
          <w:p w14:paraId="6A9C0573"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502" w:type="pct"/>
            <w:gridSpan w:val="3"/>
            <w:shd w:val="clear" w:color="auto" w:fill="DEEAF6" w:themeFill="accent1" w:themeFillTint="33"/>
          </w:tcPr>
          <w:p w14:paraId="7E89EABC"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634" w:type="pct"/>
            <w:shd w:val="clear" w:color="auto" w:fill="DEEAF6" w:themeFill="accent1" w:themeFillTint="33"/>
          </w:tcPr>
          <w:p w14:paraId="0BFF25F6"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380" w:type="pct"/>
            <w:shd w:val="clear" w:color="auto" w:fill="DEEAF6" w:themeFill="accent1" w:themeFillTint="33"/>
          </w:tcPr>
          <w:p w14:paraId="566004FD"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381" w:type="pct"/>
            <w:shd w:val="clear" w:color="auto" w:fill="DEEAF6" w:themeFill="accent1" w:themeFillTint="33"/>
          </w:tcPr>
          <w:p w14:paraId="3CAC47B6" w14:textId="77777777" w:rsidR="00152CBB" w:rsidRPr="001B67E7" w:rsidRDefault="00152CBB" w:rsidP="00152CBB">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r>
      <w:tr w:rsidR="00DB6AA4" w:rsidRPr="00EF6ACE" w14:paraId="3E0686BC"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370B2D56" w14:textId="77777777" w:rsidR="00376D70" w:rsidRPr="00152CBB" w:rsidRDefault="00376D70" w:rsidP="00376D70">
            <w:pPr>
              <w:rPr>
                <w:lang w:val="en-GB"/>
              </w:rPr>
            </w:pPr>
            <w:r w:rsidRPr="00152CBB">
              <w:rPr>
                <w:lang w:val="en-GB"/>
              </w:rPr>
              <w:t>Root</w:t>
            </w:r>
          </w:p>
        </w:tc>
        <w:tc>
          <w:tcPr>
            <w:tcW w:w="663" w:type="pct"/>
            <w:shd w:val="clear" w:color="auto" w:fill="auto"/>
            <w:vAlign w:val="bottom"/>
          </w:tcPr>
          <w:p w14:paraId="42D70D8A"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616</w:t>
            </w:r>
          </w:p>
        </w:tc>
        <w:tc>
          <w:tcPr>
            <w:tcW w:w="372" w:type="pct"/>
            <w:gridSpan w:val="2"/>
            <w:shd w:val="clear" w:color="auto" w:fill="auto"/>
            <w:vAlign w:val="bottom"/>
          </w:tcPr>
          <w:p w14:paraId="4F2F440B"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081</w:t>
            </w:r>
          </w:p>
        </w:tc>
        <w:tc>
          <w:tcPr>
            <w:tcW w:w="692" w:type="pct"/>
            <w:gridSpan w:val="2"/>
            <w:shd w:val="clear" w:color="auto" w:fill="auto"/>
            <w:vAlign w:val="bottom"/>
          </w:tcPr>
          <w:p w14:paraId="63523CD3"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303</w:t>
            </w:r>
          </w:p>
        </w:tc>
        <w:tc>
          <w:tcPr>
            <w:tcW w:w="581" w:type="pct"/>
            <w:shd w:val="clear" w:color="auto" w:fill="auto"/>
            <w:vAlign w:val="bottom"/>
          </w:tcPr>
          <w:p w14:paraId="64F45AE5"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c>
          <w:tcPr>
            <w:tcW w:w="372" w:type="pct"/>
            <w:gridSpan w:val="2"/>
            <w:shd w:val="clear" w:color="auto" w:fill="auto"/>
            <w:vAlign w:val="bottom"/>
          </w:tcPr>
          <w:p w14:paraId="0D4FE0C8"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788</w:t>
            </w:r>
          </w:p>
        </w:tc>
        <w:tc>
          <w:tcPr>
            <w:tcW w:w="502" w:type="pct"/>
            <w:gridSpan w:val="3"/>
            <w:shd w:val="clear" w:color="auto" w:fill="auto"/>
            <w:vAlign w:val="bottom"/>
          </w:tcPr>
          <w:p w14:paraId="4C6F071D"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212</w:t>
            </w:r>
          </w:p>
        </w:tc>
        <w:tc>
          <w:tcPr>
            <w:tcW w:w="634" w:type="pct"/>
            <w:shd w:val="clear" w:color="auto" w:fill="auto"/>
            <w:vAlign w:val="bottom"/>
          </w:tcPr>
          <w:p w14:paraId="5A70AEB0"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r w:rsidR="001318E1">
              <w:rPr>
                <w:rFonts w:ascii="Calibri" w:hAnsi="Calibri" w:cs="Calibri"/>
                <w:color w:val="000000"/>
              </w:rPr>
              <w:t>.</w:t>
            </w:r>
            <w:r>
              <w:rPr>
                <w:rFonts w:ascii="Calibri" w:hAnsi="Calibri" w:cs="Calibri"/>
                <w:color w:val="000000"/>
              </w:rPr>
              <w:t>000</w:t>
            </w:r>
          </w:p>
        </w:tc>
        <w:tc>
          <w:tcPr>
            <w:tcW w:w="380" w:type="pct"/>
            <w:shd w:val="clear" w:color="auto" w:fill="auto"/>
            <w:vAlign w:val="bottom"/>
          </w:tcPr>
          <w:p w14:paraId="2FEA76E5"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c>
          <w:tcPr>
            <w:tcW w:w="381" w:type="pct"/>
            <w:shd w:val="clear" w:color="auto" w:fill="auto"/>
            <w:vAlign w:val="bottom"/>
          </w:tcPr>
          <w:p w14:paraId="50E00AAE"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r>
      <w:tr w:rsidR="00DB6AA4" w:rsidRPr="00EF6ACE" w14:paraId="6B12A503"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1B6BA5C1" w14:textId="77777777" w:rsidR="00376D70" w:rsidRPr="00152CBB" w:rsidRDefault="00376D70" w:rsidP="00376D70">
            <w:pPr>
              <w:rPr>
                <w:lang w:val="en-GB"/>
              </w:rPr>
            </w:pPr>
            <w:r w:rsidRPr="00152CBB">
              <w:rPr>
                <w:lang w:val="en-GB"/>
              </w:rPr>
              <w:t>G+A</w:t>
            </w:r>
          </w:p>
        </w:tc>
        <w:tc>
          <w:tcPr>
            <w:tcW w:w="663" w:type="pct"/>
            <w:shd w:val="clear" w:color="auto" w:fill="DEEAF6" w:themeFill="accent1" w:themeFillTint="33"/>
            <w:vAlign w:val="bottom"/>
          </w:tcPr>
          <w:p w14:paraId="0BC28D39"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477</w:t>
            </w:r>
          </w:p>
        </w:tc>
        <w:tc>
          <w:tcPr>
            <w:tcW w:w="372" w:type="pct"/>
            <w:gridSpan w:val="2"/>
            <w:shd w:val="clear" w:color="auto" w:fill="DEEAF6" w:themeFill="accent1" w:themeFillTint="33"/>
            <w:vAlign w:val="bottom"/>
          </w:tcPr>
          <w:p w14:paraId="41B06859"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161</w:t>
            </w:r>
          </w:p>
        </w:tc>
        <w:tc>
          <w:tcPr>
            <w:tcW w:w="692" w:type="pct"/>
            <w:gridSpan w:val="2"/>
            <w:shd w:val="clear" w:color="auto" w:fill="DEEAF6" w:themeFill="accent1" w:themeFillTint="33"/>
            <w:vAlign w:val="bottom"/>
          </w:tcPr>
          <w:p w14:paraId="279FF15B"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363</w:t>
            </w:r>
          </w:p>
        </w:tc>
        <w:tc>
          <w:tcPr>
            <w:tcW w:w="581" w:type="pct"/>
            <w:shd w:val="clear" w:color="auto" w:fill="DEEAF6" w:themeFill="accent1" w:themeFillTint="33"/>
            <w:vAlign w:val="bottom"/>
          </w:tcPr>
          <w:p w14:paraId="3DFAED6D"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019</w:t>
            </w:r>
          </w:p>
        </w:tc>
        <w:tc>
          <w:tcPr>
            <w:tcW w:w="372" w:type="pct"/>
            <w:gridSpan w:val="2"/>
            <w:shd w:val="clear" w:color="auto" w:fill="DEEAF6" w:themeFill="accent1" w:themeFillTint="33"/>
            <w:vAlign w:val="bottom"/>
          </w:tcPr>
          <w:p w14:paraId="5E733F5E"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954</w:t>
            </w:r>
          </w:p>
        </w:tc>
        <w:tc>
          <w:tcPr>
            <w:tcW w:w="502" w:type="pct"/>
            <w:gridSpan w:val="3"/>
            <w:shd w:val="clear" w:color="auto" w:fill="DEEAF6" w:themeFill="accent1" w:themeFillTint="33"/>
            <w:vAlign w:val="bottom"/>
          </w:tcPr>
          <w:p w14:paraId="0652F203"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027</w:t>
            </w:r>
          </w:p>
        </w:tc>
        <w:tc>
          <w:tcPr>
            <w:tcW w:w="634" w:type="pct"/>
            <w:shd w:val="clear" w:color="auto" w:fill="DEEAF6" w:themeFill="accent1" w:themeFillTint="33"/>
            <w:vAlign w:val="bottom"/>
          </w:tcPr>
          <w:p w14:paraId="371B100B"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986</w:t>
            </w:r>
          </w:p>
        </w:tc>
        <w:tc>
          <w:tcPr>
            <w:tcW w:w="380" w:type="pct"/>
            <w:shd w:val="clear" w:color="auto" w:fill="DEEAF6" w:themeFill="accent1" w:themeFillTint="33"/>
            <w:vAlign w:val="bottom"/>
          </w:tcPr>
          <w:p w14:paraId="24433D41"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006</w:t>
            </w:r>
          </w:p>
        </w:tc>
        <w:tc>
          <w:tcPr>
            <w:tcW w:w="381" w:type="pct"/>
            <w:shd w:val="clear" w:color="auto" w:fill="DEEAF6" w:themeFill="accent1" w:themeFillTint="33"/>
            <w:vAlign w:val="bottom"/>
          </w:tcPr>
          <w:p w14:paraId="4291B67D"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008</w:t>
            </w:r>
          </w:p>
        </w:tc>
      </w:tr>
      <w:tr w:rsidR="00DB6AA4" w:rsidRPr="00EF6ACE" w14:paraId="6756A151"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4551487E" w14:textId="77777777" w:rsidR="00376D70" w:rsidRPr="00152CBB" w:rsidRDefault="00376D70" w:rsidP="00376D70">
            <w:pPr>
              <w:rPr>
                <w:lang w:val="en-GB"/>
              </w:rPr>
            </w:pPr>
            <w:r w:rsidRPr="00152CBB">
              <w:rPr>
                <w:lang w:val="en-GB"/>
              </w:rPr>
              <w:t>A</w:t>
            </w:r>
          </w:p>
        </w:tc>
        <w:tc>
          <w:tcPr>
            <w:tcW w:w="663" w:type="pct"/>
            <w:shd w:val="clear" w:color="auto" w:fill="auto"/>
            <w:vAlign w:val="bottom"/>
          </w:tcPr>
          <w:p w14:paraId="5A56F2E6"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465</w:t>
            </w:r>
          </w:p>
        </w:tc>
        <w:tc>
          <w:tcPr>
            <w:tcW w:w="372" w:type="pct"/>
            <w:gridSpan w:val="2"/>
            <w:shd w:val="clear" w:color="auto" w:fill="auto"/>
            <w:vAlign w:val="bottom"/>
          </w:tcPr>
          <w:p w14:paraId="54B13553"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164</w:t>
            </w:r>
          </w:p>
        </w:tc>
        <w:tc>
          <w:tcPr>
            <w:tcW w:w="692" w:type="pct"/>
            <w:gridSpan w:val="2"/>
            <w:shd w:val="clear" w:color="auto" w:fill="auto"/>
            <w:vAlign w:val="bottom"/>
          </w:tcPr>
          <w:p w14:paraId="2D578DD7"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371</w:t>
            </w:r>
          </w:p>
        </w:tc>
        <w:tc>
          <w:tcPr>
            <w:tcW w:w="581" w:type="pct"/>
            <w:shd w:val="clear" w:color="auto" w:fill="auto"/>
            <w:vAlign w:val="bottom"/>
          </w:tcPr>
          <w:p w14:paraId="12E93F09"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029</w:t>
            </w:r>
          </w:p>
        </w:tc>
        <w:tc>
          <w:tcPr>
            <w:tcW w:w="372" w:type="pct"/>
            <w:gridSpan w:val="2"/>
            <w:shd w:val="clear" w:color="auto" w:fill="auto"/>
            <w:vAlign w:val="bottom"/>
          </w:tcPr>
          <w:p w14:paraId="1923EC27"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951</w:t>
            </w:r>
          </w:p>
        </w:tc>
        <w:tc>
          <w:tcPr>
            <w:tcW w:w="502" w:type="pct"/>
            <w:gridSpan w:val="3"/>
            <w:shd w:val="clear" w:color="auto" w:fill="auto"/>
            <w:vAlign w:val="bottom"/>
          </w:tcPr>
          <w:p w14:paraId="12274A45"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021</w:t>
            </w:r>
          </w:p>
        </w:tc>
        <w:tc>
          <w:tcPr>
            <w:tcW w:w="634" w:type="pct"/>
            <w:shd w:val="clear" w:color="auto" w:fill="auto"/>
            <w:vAlign w:val="bottom"/>
          </w:tcPr>
          <w:p w14:paraId="0858F217"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977</w:t>
            </w:r>
          </w:p>
        </w:tc>
        <w:tc>
          <w:tcPr>
            <w:tcW w:w="380" w:type="pct"/>
            <w:shd w:val="clear" w:color="auto" w:fill="auto"/>
            <w:vAlign w:val="bottom"/>
          </w:tcPr>
          <w:p w14:paraId="574C1899"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010</w:t>
            </w:r>
          </w:p>
        </w:tc>
        <w:tc>
          <w:tcPr>
            <w:tcW w:w="381" w:type="pct"/>
            <w:shd w:val="clear" w:color="auto" w:fill="auto"/>
            <w:vAlign w:val="bottom"/>
          </w:tcPr>
          <w:p w14:paraId="1D5880EC"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013</w:t>
            </w:r>
          </w:p>
        </w:tc>
      </w:tr>
      <w:tr w:rsidR="00DB6AA4" w:rsidRPr="00EF6ACE" w14:paraId="5372092B"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5B9BD5" w:themeFill="accent1"/>
            <w:vAlign w:val="center"/>
          </w:tcPr>
          <w:p w14:paraId="01779A7D" w14:textId="77777777" w:rsidR="00152CBB" w:rsidRPr="00E06542" w:rsidRDefault="00152CBB" w:rsidP="008F6B9C">
            <w:pPr>
              <w:rPr>
                <w:color w:val="FFFFFF" w:themeColor="background1"/>
                <w:lang w:val="en-GB"/>
              </w:rPr>
            </w:pPr>
            <w:r w:rsidRPr="00E06542">
              <w:rPr>
                <w:color w:val="FFFFFF" w:themeColor="background1"/>
                <w:lang w:val="en-GB"/>
              </w:rPr>
              <w:t>Model</w:t>
            </w:r>
          </w:p>
        </w:tc>
        <w:tc>
          <w:tcPr>
            <w:tcW w:w="1727" w:type="pct"/>
            <w:gridSpan w:val="5"/>
            <w:shd w:val="clear" w:color="auto" w:fill="5B9BD5" w:themeFill="accent1"/>
          </w:tcPr>
          <w:p w14:paraId="646E5CC3" w14:textId="77777777" w:rsidR="00152CBB" w:rsidRPr="00E06542" w:rsidRDefault="00152CBB" w:rsidP="008F6B9C">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Some-rates-different 1 (SRD1)</w:t>
            </w:r>
          </w:p>
        </w:tc>
        <w:tc>
          <w:tcPr>
            <w:tcW w:w="1455" w:type="pct"/>
            <w:gridSpan w:val="6"/>
            <w:shd w:val="clear" w:color="auto" w:fill="5B9BD5" w:themeFill="accent1"/>
          </w:tcPr>
          <w:p w14:paraId="78E99D3F" w14:textId="77777777" w:rsidR="00152CBB" w:rsidRPr="00E06542" w:rsidRDefault="00152CBB" w:rsidP="008F6B9C">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Some-rates-different 2 (SRD2)</w:t>
            </w:r>
          </w:p>
        </w:tc>
        <w:tc>
          <w:tcPr>
            <w:tcW w:w="1395" w:type="pct"/>
            <w:gridSpan w:val="3"/>
            <w:shd w:val="clear" w:color="auto" w:fill="5B9BD5" w:themeFill="accent1"/>
          </w:tcPr>
          <w:p w14:paraId="35428195" w14:textId="77777777" w:rsidR="00152CBB" w:rsidRPr="00E06542" w:rsidRDefault="00152CBB" w:rsidP="008F6B9C">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Pr>
                <w:b/>
                <w:color w:val="FFFFFF" w:themeColor="background1"/>
                <w:lang w:val="en-GB"/>
              </w:rPr>
              <w:t>Some-rates-different 3 (SRD3)</w:t>
            </w:r>
          </w:p>
        </w:tc>
      </w:tr>
      <w:tr w:rsidR="00DB6AA4" w:rsidRPr="00EF6ACE" w14:paraId="6E44B80B" w14:textId="77777777" w:rsidTr="00DB6AA4">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58D6A0DE" w14:textId="77777777" w:rsidR="00152CBB" w:rsidRDefault="00152CBB" w:rsidP="008F6B9C">
            <w:pPr>
              <w:rPr>
                <w:lang w:val="en-GB"/>
              </w:rPr>
            </w:pPr>
            <w:r>
              <w:rPr>
                <w:lang w:val="en-GB"/>
              </w:rPr>
              <w:t>Rate matrix</w:t>
            </w:r>
          </w:p>
        </w:tc>
        <w:tc>
          <w:tcPr>
            <w:tcW w:w="1727" w:type="pct"/>
            <w:gridSpan w:val="5"/>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43C876A1" w14:textId="77777777" w:rsidTr="008F6B9C">
              <w:trPr>
                <w:jc w:val="center"/>
              </w:trPr>
              <w:tc>
                <w:tcPr>
                  <w:tcW w:w="0" w:type="auto"/>
                  <w:tcBorders>
                    <w:top w:val="nil"/>
                    <w:left w:val="nil"/>
                    <w:bottom w:val="nil"/>
                    <w:right w:val="nil"/>
                  </w:tcBorders>
                </w:tcPr>
                <w:p w14:paraId="3CE65438"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6B39AD93"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1EC4DA50"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00F7F6EC" w14:textId="77777777" w:rsidR="00152CBB" w:rsidRPr="00EF6ACE" w:rsidRDefault="00152CBB" w:rsidP="008F6B9C">
                  <w:pPr>
                    <w:jc w:val="center"/>
                    <w:rPr>
                      <w:rFonts w:cstheme="minorHAnsi"/>
                      <w:lang w:val="en-GB"/>
                    </w:rPr>
                  </w:pPr>
                  <w:r w:rsidRPr="00EF6ACE">
                    <w:rPr>
                      <w:rFonts w:cstheme="minorHAnsi"/>
                      <w:lang w:val="en-GB"/>
                    </w:rPr>
                    <w:t>2</w:t>
                  </w:r>
                </w:p>
              </w:tc>
            </w:tr>
            <w:tr w:rsidR="00153AEE" w:rsidRPr="00EF6ACE" w14:paraId="02B8CAA7" w14:textId="77777777" w:rsidTr="008F6B9C">
              <w:trPr>
                <w:jc w:val="center"/>
              </w:trPr>
              <w:tc>
                <w:tcPr>
                  <w:tcW w:w="0" w:type="auto"/>
                  <w:tcBorders>
                    <w:top w:val="nil"/>
                    <w:left w:val="nil"/>
                    <w:bottom w:val="nil"/>
                  </w:tcBorders>
                </w:tcPr>
                <w:p w14:paraId="7C7BCF7C" w14:textId="77777777" w:rsidR="00153AEE" w:rsidRPr="00EF6ACE" w:rsidRDefault="00153AEE" w:rsidP="00153AEE">
                  <w:pPr>
                    <w:jc w:val="center"/>
                    <w:rPr>
                      <w:rFonts w:cstheme="minorHAnsi"/>
                      <w:lang w:val="en-GB"/>
                    </w:rPr>
                  </w:pPr>
                  <w:r w:rsidRPr="00EF6ACE">
                    <w:rPr>
                      <w:rFonts w:cstheme="minorHAnsi"/>
                      <w:lang w:val="en-GB"/>
                    </w:rPr>
                    <w:t>0</w:t>
                  </w:r>
                </w:p>
              </w:tc>
              <w:tc>
                <w:tcPr>
                  <w:tcW w:w="0" w:type="auto"/>
                  <w:vAlign w:val="bottom"/>
                </w:tcPr>
                <w:p w14:paraId="34D3BAEA"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180</w:t>
                  </w:r>
                </w:p>
              </w:tc>
              <w:tc>
                <w:tcPr>
                  <w:tcW w:w="0" w:type="auto"/>
                  <w:shd w:val="clear" w:color="auto" w:fill="DEEAF6" w:themeFill="accent1" w:themeFillTint="33"/>
                  <w:vAlign w:val="bottom"/>
                </w:tcPr>
                <w:p w14:paraId="39B66804"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180</w:t>
                  </w:r>
                </w:p>
              </w:tc>
              <w:tc>
                <w:tcPr>
                  <w:tcW w:w="0" w:type="auto"/>
                  <w:shd w:val="clear" w:color="auto" w:fill="EDEDED" w:themeFill="accent3" w:themeFillTint="33"/>
                  <w:vAlign w:val="bottom"/>
                </w:tcPr>
                <w:p w14:paraId="25C14675"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r>
            <w:tr w:rsidR="00153AEE" w:rsidRPr="00EF6ACE" w14:paraId="4190B4D4" w14:textId="77777777" w:rsidTr="008F6B9C">
              <w:trPr>
                <w:jc w:val="center"/>
              </w:trPr>
              <w:tc>
                <w:tcPr>
                  <w:tcW w:w="0" w:type="auto"/>
                  <w:tcBorders>
                    <w:top w:val="nil"/>
                    <w:left w:val="nil"/>
                    <w:bottom w:val="nil"/>
                  </w:tcBorders>
                  <w:shd w:val="clear" w:color="auto" w:fill="auto"/>
                </w:tcPr>
                <w:p w14:paraId="06431B79" w14:textId="77777777" w:rsidR="00153AEE" w:rsidRPr="00EF6ACE" w:rsidRDefault="00153AEE" w:rsidP="00153AEE">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bottom"/>
                </w:tcPr>
                <w:p w14:paraId="5781AA47"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180</w:t>
                  </w:r>
                </w:p>
              </w:tc>
              <w:tc>
                <w:tcPr>
                  <w:tcW w:w="0" w:type="auto"/>
                  <w:vAlign w:val="bottom"/>
                </w:tcPr>
                <w:p w14:paraId="246E54E7"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606</w:t>
                  </w:r>
                </w:p>
              </w:tc>
              <w:tc>
                <w:tcPr>
                  <w:tcW w:w="0" w:type="auto"/>
                  <w:shd w:val="clear" w:color="auto" w:fill="FFF2CC" w:themeFill="accent4" w:themeFillTint="33"/>
                  <w:vAlign w:val="bottom"/>
                </w:tcPr>
                <w:p w14:paraId="37BBFAC9"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426</w:t>
                  </w:r>
                </w:p>
              </w:tc>
            </w:tr>
            <w:tr w:rsidR="00153AEE" w:rsidRPr="00EF6ACE" w14:paraId="7D787C41" w14:textId="77777777" w:rsidTr="008F6B9C">
              <w:trPr>
                <w:jc w:val="center"/>
              </w:trPr>
              <w:tc>
                <w:tcPr>
                  <w:tcW w:w="0" w:type="auto"/>
                  <w:tcBorders>
                    <w:top w:val="nil"/>
                    <w:left w:val="nil"/>
                    <w:bottom w:val="nil"/>
                  </w:tcBorders>
                  <w:shd w:val="clear" w:color="auto" w:fill="auto"/>
                </w:tcPr>
                <w:p w14:paraId="6776119D" w14:textId="77777777" w:rsidR="00153AEE" w:rsidRPr="00EF6ACE" w:rsidRDefault="00153AEE" w:rsidP="00153AEE">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378EA3C1"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9</w:t>
                  </w:r>
                  <w:r w:rsidR="001318E1">
                    <w:rPr>
                      <w:rFonts w:ascii="Calibri" w:hAnsi="Calibri" w:cs="Calibri"/>
                      <w:color w:val="000000"/>
                      <w:sz w:val="18"/>
                      <w:szCs w:val="18"/>
                    </w:rPr>
                    <w:t>.</w:t>
                  </w:r>
                  <w:r>
                    <w:rPr>
                      <w:rFonts w:ascii="Calibri" w:hAnsi="Calibri" w:cs="Calibri"/>
                      <w:color w:val="000000"/>
                      <w:sz w:val="18"/>
                      <w:szCs w:val="18"/>
                    </w:rPr>
                    <w:t>057</w:t>
                  </w:r>
                </w:p>
              </w:tc>
              <w:tc>
                <w:tcPr>
                  <w:tcW w:w="0" w:type="auto"/>
                  <w:shd w:val="clear" w:color="auto" w:fill="E2EFD9" w:themeFill="accent6" w:themeFillTint="33"/>
                  <w:vAlign w:val="bottom"/>
                </w:tcPr>
                <w:p w14:paraId="762CF648"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vAlign w:val="bottom"/>
                </w:tcPr>
                <w:p w14:paraId="35F119D3"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-9</w:t>
                  </w:r>
                  <w:r w:rsidR="001318E1">
                    <w:rPr>
                      <w:rFonts w:ascii="Calibri" w:hAnsi="Calibri" w:cs="Calibri"/>
                      <w:color w:val="000000"/>
                      <w:sz w:val="18"/>
                      <w:szCs w:val="18"/>
                    </w:rPr>
                    <w:t>.</w:t>
                  </w:r>
                  <w:r>
                    <w:rPr>
                      <w:rFonts w:ascii="Calibri" w:hAnsi="Calibri" w:cs="Calibri"/>
                      <w:color w:val="000000"/>
                      <w:sz w:val="18"/>
                      <w:szCs w:val="18"/>
                    </w:rPr>
                    <w:t>057</w:t>
                  </w:r>
                </w:p>
              </w:tc>
            </w:tr>
          </w:tbl>
          <w:p w14:paraId="1243CA31"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455" w:type="pct"/>
            <w:gridSpan w:val="6"/>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35609607" w14:textId="77777777" w:rsidTr="008F6B9C">
              <w:trPr>
                <w:jc w:val="center"/>
              </w:trPr>
              <w:tc>
                <w:tcPr>
                  <w:tcW w:w="0" w:type="auto"/>
                  <w:tcBorders>
                    <w:top w:val="nil"/>
                    <w:left w:val="nil"/>
                    <w:bottom w:val="nil"/>
                    <w:right w:val="nil"/>
                  </w:tcBorders>
                </w:tcPr>
                <w:p w14:paraId="4DB087F3"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085C606E"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5AEC05B2"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2BA35E2C" w14:textId="77777777" w:rsidR="00152CBB" w:rsidRPr="00EF6ACE" w:rsidRDefault="00152CBB" w:rsidP="008F6B9C">
                  <w:pPr>
                    <w:jc w:val="center"/>
                    <w:rPr>
                      <w:rFonts w:cstheme="minorHAnsi"/>
                      <w:lang w:val="en-GB"/>
                    </w:rPr>
                  </w:pPr>
                  <w:r w:rsidRPr="00EF6ACE">
                    <w:rPr>
                      <w:rFonts w:cstheme="minorHAnsi"/>
                      <w:lang w:val="en-GB"/>
                    </w:rPr>
                    <w:t>2</w:t>
                  </w:r>
                </w:p>
              </w:tc>
            </w:tr>
            <w:tr w:rsidR="00153AEE" w:rsidRPr="00EF6ACE" w14:paraId="321B3197" w14:textId="77777777" w:rsidTr="00DD25E6">
              <w:trPr>
                <w:jc w:val="center"/>
              </w:trPr>
              <w:tc>
                <w:tcPr>
                  <w:tcW w:w="0" w:type="auto"/>
                  <w:tcBorders>
                    <w:top w:val="nil"/>
                    <w:left w:val="nil"/>
                    <w:bottom w:val="nil"/>
                  </w:tcBorders>
                </w:tcPr>
                <w:p w14:paraId="55684E6D" w14:textId="77777777" w:rsidR="00153AEE" w:rsidRPr="00EF6ACE" w:rsidRDefault="00153AEE" w:rsidP="00153AEE">
                  <w:pPr>
                    <w:jc w:val="center"/>
                    <w:rPr>
                      <w:rFonts w:cstheme="minorHAnsi"/>
                      <w:lang w:val="en-GB"/>
                    </w:rPr>
                  </w:pPr>
                  <w:r w:rsidRPr="00EF6ACE">
                    <w:rPr>
                      <w:rFonts w:cstheme="minorHAnsi"/>
                      <w:lang w:val="en-GB"/>
                    </w:rPr>
                    <w:t>0</w:t>
                  </w:r>
                </w:p>
              </w:tc>
              <w:tc>
                <w:tcPr>
                  <w:tcW w:w="0" w:type="auto"/>
                  <w:vAlign w:val="bottom"/>
                </w:tcPr>
                <w:p w14:paraId="1D959B2B"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524</w:t>
                  </w:r>
                </w:p>
              </w:tc>
              <w:tc>
                <w:tcPr>
                  <w:tcW w:w="0" w:type="auto"/>
                  <w:shd w:val="clear" w:color="auto" w:fill="DEEAF6" w:themeFill="accent1" w:themeFillTint="33"/>
                  <w:vAlign w:val="bottom"/>
                </w:tcPr>
                <w:p w14:paraId="0F6E85D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414</w:t>
                  </w:r>
                </w:p>
              </w:tc>
              <w:tc>
                <w:tcPr>
                  <w:tcW w:w="0" w:type="auto"/>
                  <w:shd w:val="clear" w:color="auto" w:fill="FFF2CC" w:themeFill="accent4" w:themeFillTint="33"/>
                  <w:vAlign w:val="bottom"/>
                </w:tcPr>
                <w:p w14:paraId="1E11F61B"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110</w:t>
                  </w:r>
                </w:p>
              </w:tc>
            </w:tr>
            <w:tr w:rsidR="00153AEE" w:rsidRPr="00EF6ACE" w14:paraId="3ED6813C" w14:textId="77777777" w:rsidTr="008F6B9C">
              <w:trPr>
                <w:jc w:val="center"/>
              </w:trPr>
              <w:tc>
                <w:tcPr>
                  <w:tcW w:w="0" w:type="auto"/>
                  <w:tcBorders>
                    <w:top w:val="nil"/>
                    <w:left w:val="nil"/>
                    <w:bottom w:val="nil"/>
                  </w:tcBorders>
                  <w:shd w:val="clear" w:color="auto" w:fill="auto"/>
                </w:tcPr>
                <w:p w14:paraId="584A4825" w14:textId="77777777" w:rsidR="00153AEE" w:rsidRPr="00EF6ACE" w:rsidRDefault="00153AEE" w:rsidP="00153AEE">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bottom"/>
                </w:tcPr>
                <w:p w14:paraId="34BE8890"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414</w:t>
                  </w:r>
                </w:p>
              </w:tc>
              <w:tc>
                <w:tcPr>
                  <w:tcW w:w="0" w:type="auto"/>
                  <w:vAlign w:val="bottom"/>
                </w:tcPr>
                <w:p w14:paraId="0C89BCFB"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524</w:t>
                  </w:r>
                </w:p>
              </w:tc>
              <w:tc>
                <w:tcPr>
                  <w:tcW w:w="0" w:type="auto"/>
                  <w:shd w:val="clear" w:color="auto" w:fill="FFF2CC" w:themeFill="accent4" w:themeFillTint="33"/>
                  <w:vAlign w:val="bottom"/>
                </w:tcPr>
                <w:p w14:paraId="1B23934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110</w:t>
                  </w:r>
                </w:p>
              </w:tc>
            </w:tr>
            <w:tr w:rsidR="00153AEE" w:rsidRPr="00EF6ACE" w14:paraId="3841D171" w14:textId="77777777" w:rsidTr="008F6B9C">
              <w:trPr>
                <w:jc w:val="center"/>
              </w:trPr>
              <w:tc>
                <w:tcPr>
                  <w:tcW w:w="0" w:type="auto"/>
                  <w:tcBorders>
                    <w:top w:val="nil"/>
                    <w:left w:val="nil"/>
                    <w:bottom w:val="nil"/>
                  </w:tcBorders>
                  <w:shd w:val="clear" w:color="auto" w:fill="auto"/>
                </w:tcPr>
                <w:p w14:paraId="46289E3B" w14:textId="77777777" w:rsidR="00153AEE" w:rsidRPr="00EF6ACE" w:rsidRDefault="00153AEE" w:rsidP="00153AEE">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1F4B298F"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2</w:t>
                  </w:r>
                  <w:r w:rsidR="001318E1">
                    <w:rPr>
                      <w:rFonts w:ascii="Calibri" w:hAnsi="Calibri" w:cs="Calibri"/>
                      <w:color w:val="000000"/>
                      <w:sz w:val="18"/>
                      <w:szCs w:val="18"/>
                    </w:rPr>
                    <w:t>.</w:t>
                  </w:r>
                  <w:r>
                    <w:rPr>
                      <w:rFonts w:ascii="Calibri" w:hAnsi="Calibri" w:cs="Calibri"/>
                      <w:color w:val="000000"/>
                      <w:sz w:val="18"/>
                      <w:szCs w:val="18"/>
                    </w:rPr>
                    <w:t>767</w:t>
                  </w:r>
                </w:p>
              </w:tc>
              <w:tc>
                <w:tcPr>
                  <w:tcW w:w="0" w:type="auto"/>
                  <w:shd w:val="clear" w:color="auto" w:fill="FBE4D5" w:themeFill="accent2" w:themeFillTint="33"/>
                  <w:vAlign w:val="bottom"/>
                </w:tcPr>
                <w:p w14:paraId="21860A8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2</w:t>
                  </w:r>
                  <w:r w:rsidR="001318E1">
                    <w:rPr>
                      <w:rFonts w:ascii="Calibri" w:hAnsi="Calibri" w:cs="Calibri"/>
                      <w:color w:val="000000"/>
                      <w:sz w:val="18"/>
                      <w:szCs w:val="18"/>
                    </w:rPr>
                    <w:t>.</w:t>
                  </w:r>
                  <w:r>
                    <w:rPr>
                      <w:rFonts w:ascii="Calibri" w:hAnsi="Calibri" w:cs="Calibri"/>
                      <w:color w:val="000000"/>
                      <w:sz w:val="18"/>
                      <w:szCs w:val="18"/>
                    </w:rPr>
                    <w:t>767</w:t>
                  </w:r>
                </w:p>
              </w:tc>
              <w:tc>
                <w:tcPr>
                  <w:tcW w:w="0" w:type="auto"/>
                  <w:vAlign w:val="bottom"/>
                </w:tcPr>
                <w:p w14:paraId="2E4F6E28"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-5</w:t>
                  </w:r>
                  <w:r w:rsidR="001318E1">
                    <w:rPr>
                      <w:rFonts w:ascii="Calibri" w:hAnsi="Calibri" w:cs="Calibri"/>
                      <w:color w:val="000000"/>
                      <w:sz w:val="18"/>
                      <w:szCs w:val="18"/>
                    </w:rPr>
                    <w:t>.</w:t>
                  </w:r>
                  <w:r>
                    <w:rPr>
                      <w:rFonts w:ascii="Calibri" w:hAnsi="Calibri" w:cs="Calibri"/>
                      <w:color w:val="000000"/>
                      <w:sz w:val="18"/>
                      <w:szCs w:val="18"/>
                    </w:rPr>
                    <w:t>533</w:t>
                  </w:r>
                </w:p>
              </w:tc>
            </w:tr>
          </w:tbl>
          <w:p w14:paraId="500CBEE1"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395" w:type="pct"/>
            <w:gridSpan w:val="3"/>
            <w:shd w:val="clear" w:color="auto" w:fill="auto"/>
            <w:vAlign w:val="center"/>
          </w:tcPr>
          <w:tbl>
            <w:tblPr>
              <w:tblStyle w:val="TableGrid"/>
              <w:tblW w:w="0" w:type="auto"/>
              <w:jc w:val="center"/>
              <w:tblLook w:val="04A0" w:firstRow="1" w:lastRow="0" w:firstColumn="1" w:lastColumn="0" w:noHBand="0" w:noVBand="1"/>
            </w:tblPr>
            <w:tblGrid>
              <w:gridCol w:w="328"/>
              <w:gridCol w:w="682"/>
              <w:gridCol w:w="682"/>
              <w:gridCol w:w="682"/>
            </w:tblGrid>
            <w:tr w:rsidR="00152CBB" w:rsidRPr="00EF6ACE" w14:paraId="439B25EE" w14:textId="77777777" w:rsidTr="008F6B9C">
              <w:trPr>
                <w:jc w:val="center"/>
              </w:trPr>
              <w:tc>
                <w:tcPr>
                  <w:tcW w:w="0" w:type="auto"/>
                  <w:tcBorders>
                    <w:top w:val="nil"/>
                    <w:left w:val="nil"/>
                    <w:bottom w:val="nil"/>
                    <w:right w:val="nil"/>
                  </w:tcBorders>
                </w:tcPr>
                <w:p w14:paraId="1403ADFC"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6C3653C4"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7B388162"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41C87E1E" w14:textId="77777777" w:rsidR="00152CBB" w:rsidRPr="00EF6ACE" w:rsidRDefault="00152CBB" w:rsidP="008F6B9C">
                  <w:pPr>
                    <w:jc w:val="center"/>
                    <w:rPr>
                      <w:rFonts w:cstheme="minorHAnsi"/>
                      <w:lang w:val="en-GB"/>
                    </w:rPr>
                  </w:pPr>
                  <w:r w:rsidRPr="00EF6ACE">
                    <w:rPr>
                      <w:rFonts w:cstheme="minorHAnsi"/>
                      <w:lang w:val="en-GB"/>
                    </w:rPr>
                    <w:t>2</w:t>
                  </w:r>
                </w:p>
              </w:tc>
            </w:tr>
            <w:tr w:rsidR="00153AEE" w:rsidRPr="00EF6ACE" w14:paraId="66594CFE" w14:textId="77777777" w:rsidTr="008F6B9C">
              <w:trPr>
                <w:jc w:val="center"/>
              </w:trPr>
              <w:tc>
                <w:tcPr>
                  <w:tcW w:w="0" w:type="auto"/>
                  <w:tcBorders>
                    <w:top w:val="nil"/>
                    <w:left w:val="nil"/>
                    <w:bottom w:val="nil"/>
                  </w:tcBorders>
                </w:tcPr>
                <w:p w14:paraId="320AFDEB" w14:textId="77777777" w:rsidR="00153AEE" w:rsidRPr="00EF6ACE" w:rsidRDefault="00153AEE" w:rsidP="00153AEE">
                  <w:pPr>
                    <w:jc w:val="center"/>
                    <w:rPr>
                      <w:rFonts w:cstheme="minorHAnsi"/>
                      <w:lang w:val="en-GB"/>
                    </w:rPr>
                  </w:pPr>
                  <w:r w:rsidRPr="00EF6ACE">
                    <w:rPr>
                      <w:rFonts w:cstheme="minorHAnsi"/>
                      <w:lang w:val="en-GB"/>
                    </w:rPr>
                    <w:t>0</w:t>
                  </w:r>
                </w:p>
              </w:tc>
              <w:tc>
                <w:tcPr>
                  <w:tcW w:w="0" w:type="auto"/>
                  <w:vAlign w:val="bottom"/>
                </w:tcPr>
                <w:p w14:paraId="6ABBEDC5"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498</w:t>
                  </w:r>
                </w:p>
              </w:tc>
              <w:tc>
                <w:tcPr>
                  <w:tcW w:w="0" w:type="auto"/>
                  <w:shd w:val="clear" w:color="auto" w:fill="DEEAF6" w:themeFill="accent1" w:themeFillTint="33"/>
                  <w:vAlign w:val="bottom"/>
                </w:tcPr>
                <w:p w14:paraId="469D90C2"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474</w:t>
                  </w:r>
                </w:p>
              </w:tc>
              <w:tc>
                <w:tcPr>
                  <w:tcW w:w="0" w:type="auto"/>
                  <w:shd w:val="clear" w:color="auto" w:fill="FBE4D5" w:themeFill="accent2" w:themeFillTint="33"/>
                  <w:vAlign w:val="bottom"/>
                </w:tcPr>
                <w:p w14:paraId="25C7356D"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024</w:t>
                  </w:r>
                </w:p>
              </w:tc>
            </w:tr>
            <w:tr w:rsidR="00153AEE" w:rsidRPr="00EF6ACE" w14:paraId="63E9ADF2" w14:textId="77777777" w:rsidTr="008F6B9C">
              <w:trPr>
                <w:jc w:val="center"/>
              </w:trPr>
              <w:tc>
                <w:tcPr>
                  <w:tcW w:w="0" w:type="auto"/>
                  <w:tcBorders>
                    <w:top w:val="nil"/>
                    <w:left w:val="nil"/>
                    <w:bottom w:val="nil"/>
                  </w:tcBorders>
                  <w:shd w:val="clear" w:color="auto" w:fill="auto"/>
                </w:tcPr>
                <w:p w14:paraId="0AEBA789" w14:textId="77777777" w:rsidR="00153AEE" w:rsidRPr="00EF6ACE" w:rsidRDefault="00153AEE" w:rsidP="00153AEE">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bottom"/>
                </w:tcPr>
                <w:p w14:paraId="0D86DE88"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474</w:t>
                  </w:r>
                </w:p>
              </w:tc>
              <w:tc>
                <w:tcPr>
                  <w:tcW w:w="0" w:type="auto"/>
                  <w:vAlign w:val="bottom"/>
                </w:tcPr>
                <w:p w14:paraId="0A13BDE2"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498</w:t>
                  </w:r>
                </w:p>
              </w:tc>
              <w:tc>
                <w:tcPr>
                  <w:tcW w:w="0" w:type="auto"/>
                  <w:shd w:val="clear" w:color="auto" w:fill="FBE4D5" w:themeFill="accent2" w:themeFillTint="33"/>
                  <w:vAlign w:val="bottom"/>
                </w:tcPr>
                <w:p w14:paraId="32683C9A"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024</w:t>
                  </w:r>
                </w:p>
              </w:tc>
            </w:tr>
            <w:tr w:rsidR="00153AEE" w:rsidRPr="00EF6ACE" w14:paraId="21AD44DF" w14:textId="77777777" w:rsidTr="008F6B9C">
              <w:trPr>
                <w:jc w:val="center"/>
              </w:trPr>
              <w:tc>
                <w:tcPr>
                  <w:tcW w:w="0" w:type="auto"/>
                  <w:tcBorders>
                    <w:top w:val="nil"/>
                    <w:left w:val="nil"/>
                    <w:bottom w:val="nil"/>
                  </w:tcBorders>
                  <w:shd w:val="clear" w:color="auto" w:fill="auto"/>
                </w:tcPr>
                <w:p w14:paraId="16C2FA21" w14:textId="77777777" w:rsidR="00153AEE" w:rsidRPr="00EF6ACE" w:rsidRDefault="00153AEE" w:rsidP="00153AEE">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510275F7"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024</w:t>
                  </w:r>
                </w:p>
              </w:tc>
              <w:tc>
                <w:tcPr>
                  <w:tcW w:w="0" w:type="auto"/>
                  <w:shd w:val="clear" w:color="auto" w:fill="FBE4D5" w:themeFill="accent2" w:themeFillTint="33"/>
                  <w:vAlign w:val="bottom"/>
                </w:tcPr>
                <w:p w14:paraId="6674647D"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024</w:t>
                  </w:r>
                </w:p>
              </w:tc>
              <w:tc>
                <w:tcPr>
                  <w:tcW w:w="0" w:type="auto"/>
                  <w:vAlign w:val="bottom"/>
                </w:tcPr>
                <w:p w14:paraId="1A3FEE7F"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049</w:t>
                  </w:r>
                </w:p>
              </w:tc>
            </w:tr>
          </w:tbl>
          <w:p w14:paraId="0F37E479" w14:textId="77777777" w:rsidR="00152CBB" w:rsidRPr="00EF6ACE" w:rsidRDefault="00152CBB" w:rsidP="008F6B9C">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r w:rsidR="00DB6AA4" w:rsidRPr="00EF6ACE" w14:paraId="13DA94FD"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5D555FC7" w14:textId="77777777" w:rsidR="007242C5" w:rsidRPr="00152CBB" w:rsidRDefault="007242C5" w:rsidP="007242C5">
            <w:pPr>
              <w:rPr>
                <w:color w:val="FFFFFF" w:themeColor="background1"/>
                <w:lang w:val="en-GB"/>
              </w:rPr>
            </w:pPr>
            <w:r w:rsidRPr="00152CBB">
              <w:rPr>
                <w:lang w:val="en-GB"/>
              </w:rPr>
              <w:t>Node</w:t>
            </w:r>
          </w:p>
        </w:tc>
        <w:tc>
          <w:tcPr>
            <w:tcW w:w="663" w:type="pct"/>
            <w:shd w:val="clear" w:color="auto" w:fill="DEEAF6" w:themeFill="accent1" w:themeFillTint="33"/>
          </w:tcPr>
          <w:p w14:paraId="2F4830C8"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372" w:type="pct"/>
            <w:gridSpan w:val="2"/>
            <w:shd w:val="clear" w:color="auto" w:fill="DEEAF6" w:themeFill="accent1" w:themeFillTint="33"/>
          </w:tcPr>
          <w:p w14:paraId="7F843A2D"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692" w:type="pct"/>
            <w:gridSpan w:val="2"/>
            <w:shd w:val="clear" w:color="auto" w:fill="DEEAF6" w:themeFill="accent1" w:themeFillTint="33"/>
          </w:tcPr>
          <w:p w14:paraId="0EB8C22B"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581" w:type="pct"/>
            <w:shd w:val="clear" w:color="auto" w:fill="DEEAF6" w:themeFill="accent1" w:themeFillTint="33"/>
          </w:tcPr>
          <w:p w14:paraId="60FD9BCC"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462" w:type="pct"/>
            <w:gridSpan w:val="3"/>
            <w:shd w:val="clear" w:color="auto" w:fill="DEEAF6" w:themeFill="accent1" w:themeFillTint="33"/>
          </w:tcPr>
          <w:p w14:paraId="7C4ED971"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412" w:type="pct"/>
            <w:gridSpan w:val="2"/>
            <w:shd w:val="clear" w:color="auto" w:fill="DEEAF6" w:themeFill="accent1" w:themeFillTint="33"/>
          </w:tcPr>
          <w:p w14:paraId="77F8B94F"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634" w:type="pct"/>
            <w:shd w:val="clear" w:color="auto" w:fill="DEEAF6" w:themeFill="accent1" w:themeFillTint="33"/>
          </w:tcPr>
          <w:p w14:paraId="1BEA163F"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380" w:type="pct"/>
            <w:shd w:val="clear" w:color="auto" w:fill="DEEAF6" w:themeFill="accent1" w:themeFillTint="33"/>
          </w:tcPr>
          <w:p w14:paraId="7E641CD0"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381" w:type="pct"/>
            <w:shd w:val="clear" w:color="auto" w:fill="DEEAF6" w:themeFill="accent1" w:themeFillTint="33"/>
          </w:tcPr>
          <w:p w14:paraId="61B26506"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r>
      <w:tr w:rsidR="00DB6AA4" w:rsidRPr="00EF6ACE" w14:paraId="28A11F42"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43926069" w14:textId="77777777" w:rsidR="00376D70" w:rsidRPr="00152CBB" w:rsidRDefault="00376D70" w:rsidP="00376D70">
            <w:pPr>
              <w:rPr>
                <w:lang w:val="en-GB"/>
              </w:rPr>
            </w:pPr>
            <w:r w:rsidRPr="00152CBB">
              <w:rPr>
                <w:lang w:val="en-GB"/>
              </w:rPr>
              <w:t>Root</w:t>
            </w:r>
          </w:p>
        </w:tc>
        <w:tc>
          <w:tcPr>
            <w:tcW w:w="663" w:type="pct"/>
            <w:shd w:val="clear" w:color="auto" w:fill="auto"/>
            <w:vAlign w:val="bottom"/>
          </w:tcPr>
          <w:p w14:paraId="61898651"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001</w:t>
            </w:r>
          </w:p>
        </w:tc>
        <w:tc>
          <w:tcPr>
            <w:tcW w:w="372" w:type="pct"/>
            <w:gridSpan w:val="2"/>
            <w:shd w:val="clear" w:color="auto" w:fill="auto"/>
            <w:vAlign w:val="bottom"/>
          </w:tcPr>
          <w:p w14:paraId="73F2BA06"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998</w:t>
            </w:r>
          </w:p>
        </w:tc>
        <w:tc>
          <w:tcPr>
            <w:tcW w:w="692" w:type="pct"/>
            <w:gridSpan w:val="2"/>
            <w:shd w:val="clear" w:color="auto" w:fill="auto"/>
            <w:vAlign w:val="bottom"/>
          </w:tcPr>
          <w:p w14:paraId="41D767E6"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001</w:t>
            </w:r>
          </w:p>
        </w:tc>
        <w:tc>
          <w:tcPr>
            <w:tcW w:w="581" w:type="pct"/>
            <w:shd w:val="clear" w:color="auto" w:fill="auto"/>
            <w:vAlign w:val="bottom"/>
          </w:tcPr>
          <w:p w14:paraId="7FB9B5CC"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568</w:t>
            </w:r>
          </w:p>
        </w:tc>
        <w:tc>
          <w:tcPr>
            <w:tcW w:w="462" w:type="pct"/>
            <w:gridSpan w:val="3"/>
            <w:shd w:val="clear" w:color="auto" w:fill="auto"/>
            <w:vAlign w:val="bottom"/>
          </w:tcPr>
          <w:p w14:paraId="12804BBF"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133</w:t>
            </w:r>
          </w:p>
        </w:tc>
        <w:tc>
          <w:tcPr>
            <w:tcW w:w="412" w:type="pct"/>
            <w:gridSpan w:val="2"/>
            <w:shd w:val="clear" w:color="auto" w:fill="auto"/>
            <w:vAlign w:val="bottom"/>
          </w:tcPr>
          <w:p w14:paraId="5EE6A2F2"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299</w:t>
            </w:r>
          </w:p>
        </w:tc>
        <w:tc>
          <w:tcPr>
            <w:tcW w:w="634" w:type="pct"/>
            <w:shd w:val="clear" w:color="auto" w:fill="auto"/>
            <w:vAlign w:val="bottom"/>
          </w:tcPr>
          <w:p w14:paraId="5105FF78"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789</w:t>
            </w:r>
          </w:p>
        </w:tc>
        <w:tc>
          <w:tcPr>
            <w:tcW w:w="380" w:type="pct"/>
            <w:shd w:val="clear" w:color="auto" w:fill="auto"/>
            <w:vAlign w:val="bottom"/>
          </w:tcPr>
          <w:p w14:paraId="6E268B76"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211</w:t>
            </w:r>
          </w:p>
        </w:tc>
        <w:tc>
          <w:tcPr>
            <w:tcW w:w="381" w:type="pct"/>
            <w:shd w:val="clear" w:color="auto" w:fill="auto"/>
            <w:vAlign w:val="bottom"/>
          </w:tcPr>
          <w:p w14:paraId="57C12B25"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r>
      <w:tr w:rsidR="00DB6AA4" w:rsidRPr="00EF6ACE" w14:paraId="7E866420"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4838E145" w14:textId="77777777" w:rsidR="00376D70" w:rsidRPr="00152CBB" w:rsidRDefault="00376D70" w:rsidP="00376D70">
            <w:pPr>
              <w:rPr>
                <w:lang w:val="en-GB"/>
              </w:rPr>
            </w:pPr>
            <w:r w:rsidRPr="00152CBB">
              <w:rPr>
                <w:lang w:val="en-GB"/>
              </w:rPr>
              <w:t>G+A</w:t>
            </w:r>
          </w:p>
        </w:tc>
        <w:tc>
          <w:tcPr>
            <w:tcW w:w="663" w:type="pct"/>
            <w:shd w:val="clear" w:color="auto" w:fill="DEEAF6" w:themeFill="accent1" w:themeFillTint="33"/>
            <w:vAlign w:val="bottom"/>
          </w:tcPr>
          <w:p w14:paraId="4926FA0B"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023</w:t>
            </w:r>
          </w:p>
        </w:tc>
        <w:tc>
          <w:tcPr>
            <w:tcW w:w="372" w:type="pct"/>
            <w:gridSpan w:val="2"/>
            <w:shd w:val="clear" w:color="auto" w:fill="DEEAF6" w:themeFill="accent1" w:themeFillTint="33"/>
            <w:vAlign w:val="bottom"/>
          </w:tcPr>
          <w:p w14:paraId="77535A00"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967</w:t>
            </w:r>
          </w:p>
        </w:tc>
        <w:tc>
          <w:tcPr>
            <w:tcW w:w="692" w:type="pct"/>
            <w:gridSpan w:val="2"/>
            <w:shd w:val="clear" w:color="auto" w:fill="DEEAF6" w:themeFill="accent1" w:themeFillTint="33"/>
            <w:vAlign w:val="bottom"/>
          </w:tcPr>
          <w:p w14:paraId="53B0A251"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010</w:t>
            </w:r>
          </w:p>
        </w:tc>
        <w:tc>
          <w:tcPr>
            <w:tcW w:w="581" w:type="pct"/>
            <w:shd w:val="clear" w:color="auto" w:fill="DEEAF6" w:themeFill="accent1" w:themeFillTint="33"/>
            <w:vAlign w:val="bottom"/>
          </w:tcPr>
          <w:p w14:paraId="3A4FE20E"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625</w:t>
            </w:r>
          </w:p>
        </w:tc>
        <w:tc>
          <w:tcPr>
            <w:tcW w:w="462" w:type="pct"/>
            <w:gridSpan w:val="3"/>
            <w:shd w:val="clear" w:color="auto" w:fill="DEEAF6" w:themeFill="accent1" w:themeFillTint="33"/>
            <w:vAlign w:val="bottom"/>
          </w:tcPr>
          <w:p w14:paraId="25A00AC1"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337</w:t>
            </w:r>
          </w:p>
        </w:tc>
        <w:tc>
          <w:tcPr>
            <w:tcW w:w="412" w:type="pct"/>
            <w:gridSpan w:val="2"/>
            <w:shd w:val="clear" w:color="auto" w:fill="DEEAF6" w:themeFill="accent1" w:themeFillTint="33"/>
            <w:vAlign w:val="bottom"/>
          </w:tcPr>
          <w:p w14:paraId="07C95586"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038</w:t>
            </w:r>
          </w:p>
        </w:tc>
        <w:tc>
          <w:tcPr>
            <w:tcW w:w="634" w:type="pct"/>
            <w:shd w:val="clear" w:color="auto" w:fill="DEEAF6" w:themeFill="accent1" w:themeFillTint="33"/>
            <w:vAlign w:val="bottom"/>
          </w:tcPr>
          <w:p w14:paraId="51E2AD20"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665</w:t>
            </w:r>
          </w:p>
        </w:tc>
        <w:tc>
          <w:tcPr>
            <w:tcW w:w="380" w:type="pct"/>
            <w:shd w:val="clear" w:color="auto" w:fill="DEEAF6" w:themeFill="accent1" w:themeFillTint="33"/>
            <w:vAlign w:val="bottom"/>
          </w:tcPr>
          <w:p w14:paraId="00188E5A"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335</w:t>
            </w:r>
          </w:p>
        </w:tc>
        <w:tc>
          <w:tcPr>
            <w:tcW w:w="381" w:type="pct"/>
            <w:shd w:val="clear" w:color="auto" w:fill="DEEAF6" w:themeFill="accent1" w:themeFillTint="33"/>
            <w:vAlign w:val="bottom"/>
          </w:tcPr>
          <w:p w14:paraId="4919D17C"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r>
      <w:tr w:rsidR="00DB6AA4" w:rsidRPr="00EF6ACE" w14:paraId="3A51D548"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04BC248D" w14:textId="77777777" w:rsidR="00376D70" w:rsidRPr="00152CBB" w:rsidRDefault="00376D70" w:rsidP="00376D70">
            <w:pPr>
              <w:rPr>
                <w:lang w:val="en-GB"/>
              </w:rPr>
            </w:pPr>
            <w:r w:rsidRPr="00152CBB">
              <w:rPr>
                <w:lang w:val="en-GB"/>
              </w:rPr>
              <w:t>A</w:t>
            </w:r>
          </w:p>
        </w:tc>
        <w:tc>
          <w:tcPr>
            <w:tcW w:w="663" w:type="pct"/>
            <w:shd w:val="clear" w:color="auto" w:fill="auto"/>
            <w:vAlign w:val="bottom"/>
          </w:tcPr>
          <w:p w14:paraId="40D2F1B1"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041</w:t>
            </w:r>
          </w:p>
        </w:tc>
        <w:tc>
          <w:tcPr>
            <w:tcW w:w="372" w:type="pct"/>
            <w:gridSpan w:val="2"/>
            <w:shd w:val="clear" w:color="auto" w:fill="auto"/>
            <w:vAlign w:val="bottom"/>
          </w:tcPr>
          <w:p w14:paraId="778EDD2D"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952</w:t>
            </w:r>
          </w:p>
        </w:tc>
        <w:tc>
          <w:tcPr>
            <w:tcW w:w="692" w:type="pct"/>
            <w:gridSpan w:val="2"/>
            <w:shd w:val="clear" w:color="auto" w:fill="auto"/>
            <w:vAlign w:val="bottom"/>
          </w:tcPr>
          <w:p w14:paraId="3EC80B4C"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007</w:t>
            </w:r>
          </w:p>
        </w:tc>
        <w:tc>
          <w:tcPr>
            <w:tcW w:w="581" w:type="pct"/>
            <w:shd w:val="clear" w:color="auto" w:fill="auto"/>
            <w:vAlign w:val="bottom"/>
          </w:tcPr>
          <w:p w14:paraId="1B663781"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628</w:t>
            </w:r>
          </w:p>
        </w:tc>
        <w:tc>
          <w:tcPr>
            <w:tcW w:w="462" w:type="pct"/>
            <w:gridSpan w:val="3"/>
            <w:shd w:val="clear" w:color="auto" w:fill="auto"/>
            <w:vAlign w:val="bottom"/>
          </w:tcPr>
          <w:p w14:paraId="3B6C21FC"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344</w:t>
            </w:r>
          </w:p>
        </w:tc>
        <w:tc>
          <w:tcPr>
            <w:tcW w:w="412" w:type="pct"/>
            <w:gridSpan w:val="2"/>
            <w:shd w:val="clear" w:color="auto" w:fill="auto"/>
            <w:vAlign w:val="bottom"/>
          </w:tcPr>
          <w:p w14:paraId="3E609D62"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027</w:t>
            </w:r>
          </w:p>
        </w:tc>
        <w:tc>
          <w:tcPr>
            <w:tcW w:w="634" w:type="pct"/>
            <w:shd w:val="clear" w:color="auto" w:fill="auto"/>
            <w:vAlign w:val="bottom"/>
          </w:tcPr>
          <w:p w14:paraId="1B829477"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658</w:t>
            </w:r>
          </w:p>
        </w:tc>
        <w:tc>
          <w:tcPr>
            <w:tcW w:w="380" w:type="pct"/>
            <w:shd w:val="clear" w:color="auto" w:fill="auto"/>
            <w:vAlign w:val="bottom"/>
          </w:tcPr>
          <w:p w14:paraId="7B86673A"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342</w:t>
            </w:r>
          </w:p>
        </w:tc>
        <w:tc>
          <w:tcPr>
            <w:tcW w:w="381" w:type="pct"/>
            <w:shd w:val="clear" w:color="auto" w:fill="auto"/>
            <w:vAlign w:val="bottom"/>
          </w:tcPr>
          <w:p w14:paraId="6E331FA4"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000</w:t>
            </w:r>
          </w:p>
        </w:tc>
      </w:tr>
      <w:tr w:rsidR="00DB6AA4" w:rsidRPr="00C54AFB" w14:paraId="7CBAD37D"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5B9BD5" w:themeFill="accent1"/>
            <w:vAlign w:val="center"/>
          </w:tcPr>
          <w:p w14:paraId="70700AFD" w14:textId="77777777" w:rsidR="00152CBB" w:rsidRPr="00E06542" w:rsidRDefault="00152CBB" w:rsidP="008F6B9C">
            <w:pPr>
              <w:rPr>
                <w:color w:val="FFFFFF" w:themeColor="background1"/>
                <w:lang w:val="en-GB"/>
              </w:rPr>
            </w:pPr>
            <w:r w:rsidRPr="00E06542">
              <w:rPr>
                <w:color w:val="FFFFFF" w:themeColor="background1"/>
                <w:lang w:val="en-GB"/>
              </w:rPr>
              <w:t>Model</w:t>
            </w:r>
          </w:p>
        </w:tc>
        <w:tc>
          <w:tcPr>
            <w:tcW w:w="4577" w:type="pct"/>
            <w:gridSpan w:val="14"/>
            <w:shd w:val="clear" w:color="auto" w:fill="5B9BD5" w:themeFill="accent1"/>
          </w:tcPr>
          <w:p w14:paraId="156271F7" w14:textId="77777777" w:rsidR="00152CBB" w:rsidRPr="00EF6ACE" w:rsidRDefault="00152CBB" w:rsidP="008F6B9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r>
              <w:rPr>
                <w:b/>
                <w:color w:val="FFFFFF" w:themeColor="background1"/>
                <w:lang w:val="en-GB"/>
              </w:rPr>
              <w:t>Ordered some-rates-different 4 (oSRD4)</w:t>
            </w:r>
          </w:p>
        </w:tc>
      </w:tr>
      <w:tr w:rsidR="00DB6AA4" w:rsidRPr="00EF6ACE" w14:paraId="15DBDE95" w14:textId="77777777" w:rsidTr="00DB6AA4">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26505C8C" w14:textId="77777777" w:rsidR="00152CBB" w:rsidRDefault="00152CBB" w:rsidP="008F6B9C">
            <w:pPr>
              <w:rPr>
                <w:lang w:val="en-GB"/>
              </w:rPr>
            </w:pPr>
            <w:r>
              <w:rPr>
                <w:lang w:val="en-GB"/>
              </w:rPr>
              <w:t>Rate matrix</w:t>
            </w:r>
          </w:p>
        </w:tc>
        <w:tc>
          <w:tcPr>
            <w:tcW w:w="1727" w:type="pct"/>
            <w:gridSpan w:val="5"/>
            <w:shd w:val="clear" w:color="auto" w:fill="auto"/>
            <w:vAlign w:val="center"/>
          </w:tcPr>
          <w:p w14:paraId="73FB1D54"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455" w:type="pct"/>
            <w:gridSpan w:val="6"/>
            <w:shd w:val="clear" w:color="auto" w:fill="auto"/>
            <w:vAlign w:val="center"/>
          </w:tcPr>
          <w:tbl>
            <w:tblPr>
              <w:tblStyle w:val="TableGrid"/>
              <w:tblW w:w="0" w:type="auto"/>
              <w:jc w:val="center"/>
              <w:tblLook w:val="04A0" w:firstRow="1" w:lastRow="0" w:firstColumn="1" w:lastColumn="0" w:noHBand="0" w:noVBand="1"/>
            </w:tblPr>
            <w:tblGrid>
              <w:gridCol w:w="328"/>
              <w:gridCol w:w="718"/>
              <w:gridCol w:w="718"/>
              <w:gridCol w:w="773"/>
            </w:tblGrid>
            <w:tr w:rsidR="00152CBB" w:rsidRPr="00EF6ACE" w14:paraId="37319349" w14:textId="77777777" w:rsidTr="008F6B9C">
              <w:trPr>
                <w:jc w:val="center"/>
              </w:trPr>
              <w:tc>
                <w:tcPr>
                  <w:tcW w:w="0" w:type="auto"/>
                  <w:tcBorders>
                    <w:top w:val="nil"/>
                    <w:left w:val="nil"/>
                    <w:bottom w:val="nil"/>
                    <w:right w:val="nil"/>
                  </w:tcBorders>
                </w:tcPr>
                <w:p w14:paraId="03A121BF" w14:textId="77777777" w:rsidR="00152CBB" w:rsidRPr="00EF6ACE" w:rsidRDefault="00152CBB" w:rsidP="008F6B9C">
                  <w:pPr>
                    <w:jc w:val="center"/>
                    <w:rPr>
                      <w:rFonts w:ascii="Courier New" w:hAnsi="Courier New" w:cs="Courier New"/>
                      <w:lang w:val="en-GB"/>
                    </w:rPr>
                  </w:pPr>
                </w:p>
              </w:tc>
              <w:tc>
                <w:tcPr>
                  <w:tcW w:w="0" w:type="auto"/>
                  <w:tcBorders>
                    <w:top w:val="nil"/>
                    <w:left w:val="nil"/>
                    <w:right w:val="nil"/>
                  </w:tcBorders>
                </w:tcPr>
                <w:p w14:paraId="5798442C" w14:textId="77777777" w:rsidR="00152CBB" w:rsidRPr="00EF6ACE" w:rsidRDefault="00152CBB" w:rsidP="008F6B9C">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077C3723" w14:textId="77777777" w:rsidR="00152CBB" w:rsidRPr="00EF6ACE" w:rsidRDefault="00152CBB" w:rsidP="008F6B9C">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tcPr>
                <w:p w14:paraId="435BE373" w14:textId="77777777" w:rsidR="00152CBB" w:rsidRPr="00EF6ACE" w:rsidRDefault="00152CBB" w:rsidP="008F6B9C">
                  <w:pPr>
                    <w:jc w:val="center"/>
                    <w:rPr>
                      <w:rFonts w:cstheme="minorHAnsi"/>
                      <w:lang w:val="en-GB"/>
                    </w:rPr>
                  </w:pPr>
                  <w:r w:rsidRPr="00EF6ACE">
                    <w:rPr>
                      <w:rFonts w:cstheme="minorHAnsi"/>
                      <w:lang w:val="en-GB"/>
                    </w:rPr>
                    <w:t>2</w:t>
                  </w:r>
                </w:p>
              </w:tc>
            </w:tr>
            <w:tr w:rsidR="00153AEE" w:rsidRPr="00EF6ACE" w14:paraId="36706DF4" w14:textId="77777777" w:rsidTr="008F6B9C">
              <w:trPr>
                <w:jc w:val="center"/>
              </w:trPr>
              <w:tc>
                <w:tcPr>
                  <w:tcW w:w="0" w:type="auto"/>
                  <w:tcBorders>
                    <w:top w:val="nil"/>
                    <w:left w:val="nil"/>
                    <w:bottom w:val="nil"/>
                  </w:tcBorders>
                </w:tcPr>
                <w:p w14:paraId="03EC2F90" w14:textId="77777777" w:rsidR="00153AEE" w:rsidRPr="00EF6ACE" w:rsidRDefault="00153AEE" w:rsidP="00153AEE">
                  <w:pPr>
                    <w:jc w:val="center"/>
                    <w:rPr>
                      <w:rFonts w:cstheme="minorHAnsi"/>
                      <w:lang w:val="en-GB"/>
                    </w:rPr>
                  </w:pPr>
                  <w:r w:rsidRPr="00EF6ACE">
                    <w:rPr>
                      <w:rFonts w:cstheme="minorHAnsi"/>
                      <w:lang w:val="en-GB"/>
                    </w:rPr>
                    <w:t>0</w:t>
                  </w:r>
                </w:p>
              </w:tc>
              <w:tc>
                <w:tcPr>
                  <w:tcW w:w="0" w:type="auto"/>
                  <w:shd w:val="clear" w:color="auto" w:fill="auto"/>
                  <w:vAlign w:val="bottom"/>
                </w:tcPr>
                <w:p w14:paraId="16E96B33"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952</w:t>
                  </w:r>
                </w:p>
              </w:tc>
              <w:tc>
                <w:tcPr>
                  <w:tcW w:w="0" w:type="auto"/>
                  <w:shd w:val="clear" w:color="auto" w:fill="auto"/>
                  <w:vAlign w:val="bottom"/>
                </w:tcPr>
                <w:p w14:paraId="13C24CB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FFF2CC" w:themeFill="accent4" w:themeFillTint="33"/>
                  <w:vAlign w:val="bottom"/>
                </w:tcPr>
                <w:p w14:paraId="20068D88"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952</w:t>
                  </w:r>
                </w:p>
              </w:tc>
            </w:tr>
            <w:tr w:rsidR="00153AEE" w:rsidRPr="00EF6ACE" w14:paraId="1919E344" w14:textId="77777777" w:rsidTr="008F6B9C">
              <w:trPr>
                <w:jc w:val="center"/>
              </w:trPr>
              <w:tc>
                <w:tcPr>
                  <w:tcW w:w="0" w:type="auto"/>
                  <w:tcBorders>
                    <w:top w:val="nil"/>
                    <w:left w:val="nil"/>
                    <w:bottom w:val="nil"/>
                  </w:tcBorders>
                  <w:shd w:val="clear" w:color="auto" w:fill="auto"/>
                </w:tcPr>
                <w:p w14:paraId="1236F16D" w14:textId="77777777" w:rsidR="00153AEE" w:rsidRPr="00EF6ACE" w:rsidRDefault="00153AEE" w:rsidP="00153AEE">
                  <w:pPr>
                    <w:jc w:val="center"/>
                    <w:rPr>
                      <w:rFonts w:cstheme="minorHAnsi"/>
                      <w:lang w:val="en-GB"/>
                    </w:rPr>
                  </w:pPr>
                  <w:r w:rsidRPr="00EF6ACE">
                    <w:rPr>
                      <w:rFonts w:cstheme="minorHAnsi"/>
                      <w:lang w:val="en-GB"/>
                    </w:rPr>
                    <w:t>1</w:t>
                  </w:r>
                </w:p>
              </w:tc>
              <w:tc>
                <w:tcPr>
                  <w:tcW w:w="0" w:type="auto"/>
                  <w:shd w:val="clear" w:color="auto" w:fill="auto"/>
                  <w:vAlign w:val="bottom"/>
                </w:tcPr>
                <w:p w14:paraId="60D89685"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000</w:t>
                  </w:r>
                </w:p>
              </w:tc>
              <w:tc>
                <w:tcPr>
                  <w:tcW w:w="0" w:type="auto"/>
                  <w:shd w:val="clear" w:color="auto" w:fill="auto"/>
                  <w:vAlign w:val="bottom"/>
                </w:tcPr>
                <w:p w14:paraId="701367C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952</w:t>
                  </w:r>
                </w:p>
              </w:tc>
              <w:tc>
                <w:tcPr>
                  <w:tcW w:w="0" w:type="auto"/>
                  <w:shd w:val="clear" w:color="auto" w:fill="FFF2CC" w:themeFill="accent4" w:themeFillTint="33"/>
                  <w:vAlign w:val="bottom"/>
                </w:tcPr>
                <w:p w14:paraId="3381E423"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0</w:t>
                  </w:r>
                  <w:r w:rsidR="001318E1">
                    <w:rPr>
                      <w:rFonts w:ascii="Calibri" w:hAnsi="Calibri" w:cs="Calibri"/>
                      <w:color w:val="000000"/>
                      <w:sz w:val="18"/>
                      <w:szCs w:val="18"/>
                    </w:rPr>
                    <w:t>.</w:t>
                  </w:r>
                  <w:r>
                    <w:rPr>
                      <w:rFonts w:ascii="Calibri" w:hAnsi="Calibri" w:cs="Calibri"/>
                      <w:color w:val="000000"/>
                      <w:sz w:val="18"/>
                      <w:szCs w:val="18"/>
                    </w:rPr>
                    <w:t>952</w:t>
                  </w:r>
                </w:p>
              </w:tc>
            </w:tr>
            <w:tr w:rsidR="00153AEE" w:rsidRPr="00EF6ACE" w14:paraId="690FD411" w14:textId="77777777" w:rsidTr="008F6B9C">
              <w:trPr>
                <w:jc w:val="center"/>
              </w:trPr>
              <w:tc>
                <w:tcPr>
                  <w:tcW w:w="0" w:type="auto"/>
                  <w:tcBorders>
                    <w:top w:val="nil"/>
                    <w:left w:val="nil"/>
                    <w:bottom w:val="nil"/>
                  </w:tcBorders>
                  <w:shd w:val="clear" w:color="auto" w:fill="auto"/>
                </w:tcPr>
                <w:p w14:paraId="1130654C" w14:textId="77777777" w:rsidR="00153AEE" w:rsidRPr="00EF6ACE" w:rsidRDefault="00153AEE" w:rsidP="00153AEE">
                  <w:pPr>
                    <w:jc w:val="center"/>
                    <w:rPr>
                      <w:rFonts w:cstheme="minorHAnsi"/>
                      <w:lang w:val="en-GB"/>
                    </w:rPr>
                  </w:pPr>
                  <w:r w:rsidRPr="00EF6ACE">
                    <w:rPr>
                      <w:rFonts w:cstheme="minorHAnsi"/>
                      <w:lang w:val="en-GB"/>
                    </w:rPr>
                    <w:t>2</w:t>
                  </w:r>
                </w:p>
              </w:tc>
              <w:tc>
                <w:tcPr>
                  <w:tcW w:w="0" w:type="auto"/>
                  <w:shd w:val="clear" w:color="auto" w:fill="FBE4D5" w:themeFill="accent2" w:themeFillTint="33"/>
                  <w:vAlign w:val="bottom"/>
                </w:tcPr>
                <w:p w14:paraId="08AAD3ED"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25</w:t>
                  </w:r>
                  <w:r w:rsidR="001318E1">
                    <w:rPr>
                      <w:rFonts w:ascii="Calibri" w:hAnsi="Calibri" w:cs="Calibri"/>
                      <w:color w:val="000000"/>
                      <w:sz w:val="18"/>
                      <w:szCs w:val="18"/>
                    </w:rPr>
                    <w:t>.</w:t>
                  </w:r>
                  <w:r>
                    <w:rPr>
                      <w:rFonts w:ascii="Calibri" w:hAnsi="Calibri" w:cs="Calibri"/>
                      <w:color w:val="000000"/>
                      <w:sz w:val="18"/>
                      <w:szCs w:val="18"/>
                    </w:rPr>
                    <w:t>713</w:t>
                  </w:r>
                </w:p>
              </w:tc>
              <w:tc>
                <w:tcPr>
                  <w:tcW w:w="0" w:type="auto"/>
                  <w:shd w:val="clear" w:color="auto" w:fill="FBE4D5" w:themeFill="accent2" w:themeFillTint="33"/>
                  <w:vAlign w:val="bottom"/>
                </w:tcPr>
                <w:p w14:paraId="1C90F13C"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25</w:t>
                  </w:r>
                  <w:r w:rsidR="001318E1">
                    <w:rPr>
                      <w:rFonts w:ascii="Calibri" w:hAnsi="Calibri" w:cs="Calibri"/>
                      <w:color w:val="000000"/>
                      <w:sz w:val="18"/>
                      <w:szCs w:val="18"/>
                    </w:rPr>
                    <w:t>.</w:t>
                  </w:r>
                  <w:r>
                    <w:rPr>
                      <w:rFonts w:ascii="Calibri" w:hAnsi="Calibri" w:cs="Calibri"/>
                      <w:color w:val="000000"/>
                      <w:sz w:val="18"/>
                      <w:szCs w:val="18"/>
                    </w:rPr>
                    <w:t>713</w:t>
                  </w:r>
                </w:p>
              </w:tc>
              <w:tc>
                <w:tcPr>
                  <w:tcW w:w="0" w:type="auto"/>
                  <w:vAlign w:val="bottom"/>
                </w:tcPr>
                <w:p w14:paraId="7F833EDE" w14:textId="77777777" w:rsidR="00153AEE" w:rsidRDefault="00153AEE" w:rsidP="00153AEE">
                  <w:pPr>
                    <w:jc w:val="center"/>
                    <w:rPr>
                      <w:rFonts w:ascii="Calibri" w:hAnsi="Calibri" w:cs="Calibri"/>
                      <w:color w:val="000000"/>
                      <w:sz w:val="18"/>
                      <w:szCs w:val="18"/>
                    </w:rPr>
                  </w:pPr>
                  <w:r>
                    <w:rPr>
                      <w:rFonts w:ascii="Calibri" w:hAnsi="Calibri" w:cs="Calibri"/>
                      <w:color w:val="000000"/>
                      <w:sz w:val="18"/>
                      <w:szCs w:val="18"/>
                    </w:rPr>
                    <w:t>-51</w:t>
                  </w:r>
                  <w:r w:rsidR="001318E1">
                    <w:rPr>
                      <w:rFonts w:ascii="Calibri" w:hAnsi="Calibri" w:cs="Calibri"/>
                      <w:color w:val="000000"/>
                      <w:sz w:val="18"/>
                      <w:szCs w:val="18"/>
                    </w:rPr>
                    <w:t>.</w:t>
                  </w:r>
                  <w:r>
                    <w:rPr>
                      <w:rFonts w:ascii="Calibri" w:hAnsi="Calibri" w:cs="Calibri"/>
                      <w:color w:val="000000"/>
                      <w:sz w:val="18"/>
                      <w:szCs w:val="18"/>
                    </w:rPr>
                    <w:t>426</w:t>
                  </w:r>
                </w:p>
              </w:tc>
            </w:tr>
          </w:tbl>
          <w:p w14:paraId="1F476F1D" w14:textId="77777777" w:rsidR="00152CBB" w:rsidRPr="00EF6ACE" w:rsidRDefault="00152CBB" w:rsidP="008F6B9C">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1395" w:type="pct"/>
            <w:gridSpan w:val="3"/>
            <w:shd w:val="clear" w:color="auto" w:fill="auto"/>
            <w:vAlign w:val="center"/>
          </w:tcPr>
          <w:p w14:paraId="127E6455" w14:textId="77777777" w:rsidR="00152CBB" w:rsidRPr="00EF6ACE" w:rsidRDefault="00152CBB" w:rsidP="008F6B9C">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r w:rsidR="00DB6AA4" w:rsidRPr="00EF6ACE" w14:paraId="567DC8F5"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2EF6BB78" w14:textId="77777777" w:rsidR="007242C5" w:rsidRPr="00152CBB" w:rsidRDefault="007242C5" w:rsidP="007242C5">
            <w:pPr>
              <w:rPr>
                <w:color w:val="FFFFFF" w:themeColor="background1"/>
                <w:lang w:val="en-GB"/>
              </w:rPr>
            </w:pPr>
            <w:r w:rsidRPr="00152CBB">
              <w:rPr>
                <w:lang w:val="en-GB"/>
              </w:rPr>
              <w:t>Node</w:t>
            </w:r>
          </w:p>
        </w:tc>
        <w:tc>
          <w:tcPr>
            <w:tcW w:w="1727" w:type="pct"/>
            <w:gridSpan w:val="5"/>
            <w:shd w:val="clear" w:color="auto" w:fill="DEEAF6" w:themeFill="accent1" w:themeFillTint="33"/>
            <w:vAlign w:val="center"/>
          </w:tcPr>
          <w:p w14:paraId="4A82AD0E" w14:textId="77777777" w:rsidR="007242C5" w:rsidRPr="00EF6ACE" w:rsidRDefault="007242C5" w:rsidP="007242C5">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581" w:type="pct"/>
            <w:shd w:val="clear" w:color="auto" w:fill="DEEAF6" w:themeFill="accent1" w:themeFillTint="33"/>
          </w:tcPr>
          <w:p w14:paraId="1235D059"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462" w:type="pct"/>
            <w:gridSpan w:val="3"/>
            <w:shd w:val="clear" w:color="auto" w:fill="DEEAF6" w:themeFill="accent1" w:themeFillTint="33"/>
          </w:tcPr>
          <w:p w14:paraId="3586AD24"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412" w:type="pct"/>
            <w:gridSpan w:val="2"/>
            <w:shd w:val="clear" w:color="auto" w:fill="DEEAF6" w:themeFill="accent1" w:themeFillTint="33"/>
          </w:tcPr>
          <w:p w14:paraId="0AAD0A82" w14:textId="77777777" w:rsidR="007242C5" w:rsidRPr="001B67E7" w:rsidRDefault="007242C5" w:rsidP="007242C5">
            <w:pPr>
              <w:jc w:val="center"/>
              <w:cnfStyle w:val="000000000000" w:firstRow="0" w:lastRow="0" w:firstColumn="0" w:lastColumn="0" w:oddVBand="0" w:evenVBand="0" w:oddHBand="0"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1395" w:type="pct"/>
            <w:gridSpan w:val="3"/>
            <w:shd w:val="clear" w:color="auto" w:fill="DEEAF6" w:themeFill="accent1" w:themeFillTint="33"/>
            <w:vAlign w:val="center"/>
          </w:tcPr>
          <w:p w14:paraId="2B78DB32" w14:textId="77777777" w:rsidR="007242C5" w:rsidRPr="00EF6ACE" w:rsidRDefault="007242C5" w:rsidP="007242C5">
            <w:pPr>
              <w:keepNext/>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r w:rsidR="00DB6AA4" w:rsidRPr="00EF6ACE" w14:paraId="62827131"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329336E5" w14:textId="77777777" w:rsidR="00376D70" w:rsidRPr="00152CBB" w:rsidRDefault="00376D70" w:rsidP="00376D70">
            <w:pPr>
              <w:rPr>
                <w:lang w:val="en-GB"/>
              </w:rPr>
            </w:pPr>
            <w:r w:rsidRPr="00152CBB">
              <w:rPr>
                <w:lang w:val="en-GB"/>
              </w:rPr>
              <w:t>Root</w:t>
            </w:r>
          </w:p>
        </w:tc>
        <w:tc>
          <w:tcPr>
            <w:tcW w:w="1727" w:type="pct"/>
            <w:gridSpan w:val="5"/>
            <w:shd w:val="clear" w:color="auto" w:fill="auto"/>
            <w:vAlign w:val="center"/>
          </w:tcPr>
          <w:p w14:paraId="54ADCB81" w14:textId="77777777" w:rsidR="00376D70" w:rsidRPr="00EF6ACE"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581" w:type="pct"/>
            <w:shd w:val="clear" w:color="auto" w:fill="auto"/>
            <w:vAlign w:val="bottom"/>
          </w:tcPr>
          <w:p w14:paraId="2A64E550"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556</w:t>
            </w:r>
          </w:p>
        </w:tc>
        <w:tc>
          <w:tcPr>
            <w:tcW w:w="462" w:type="pct"/>
            <w:gridSpan w:val="3"/>
            <w:shd w:val="clear" w:color="auto" w:fill="auto"/>
            <w:vAlign w:val="bottom"/>
          </w:tcPr>
          <w:p w14:paraId="7BBDF28B"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147</w:t>
            </w:r>
          </w:p>
        </w:tc>
        <w:tc>
          <w:tcPr>
            <w:tcW w:w="412" w:type="pct"/>
            <w:gridSpan w:val="2"/>
            <w:shd w:val="clear" w:color="auto" w:fill="auto"/>
            <w:vAlign w:val="bottom"/>
          </w:tcPr>
          <w:p w14:paraId="410EBF73"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297</w:t>
            </w:r>
          </w:p>
        </w:tc>
        <w:tc>
          <w:tcPr>
            <w:tcW w:w="1395" w:type="pct"/>
            <w:gridSpan w:val="3"/>
            <w:shd w:val="clear" w:color="auto" w:fill="auto"/>
            <w:vAlign w:val="center"/>
          </w:tcPr>
          <w:p w14:paraId="6DD3697A" w14:textId="77777777" w:rsidR="00376D70" w:rsidRPr="00EF6ACE" w:rsidRDefault="00376D70" w:rsidP="00376D70">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r w:rsidR="00DB6AA4" w:rsidRPr="00EF6ACE" w14:paraId="456F9CA1" w14:textId="77777777" w:rsidTr="00DB6AA4">
        <w:trPr>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DEEAF6" w:themeFill="accent1" w:themeFillTint="33"/>
            <w:vAlign w:val="center"/>
          </w:tcPr>
          <w:p w14:paraId="413D5904" w14:textId="77777777" w:rsidR="00376D70" w:rsidRPr="00152CBB" w:rsidRDefault="00376D70" w:rsidP="00376D70">
            <w:pPr>
              <w:rPr>
                <w:lang w:val="en-GB"/>
              </w:rPr>
            </w:pPr>
            <w:r w:rsidRPr="00152CBB">
              <w:rPr>
                <w:lang w:val="en-GB"/>
              </w:rPr>
              <w:t>G+A</w:t>
            </w:r>
          </w:p>
        </w:tc>
        <w:tc>
          <w:tcPr>
            <w:tcW w:w="1727" w:type="pct"/>
            <w:gridSpan w:val="5"/>
            <w:shd w:val="clear" w:color="auto" w:fill="DEEAF6" w:themeFill="accent1" w:themeFillTint="33"/>
            <w:vAlign w:val="center"/>
          </w:tcPr>
          <w:p w14:paraId="698CBDBA" w14:textId="77777777" w:rsidR="00376D70" w:rsidRPr="00EF6ACE"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c>
          <w:tcPr>
            <w:tcW w:w="581" w:type="pct"/>
            <w:shd w:val="clear" w:color="auto" w:fill="DEEAF6" w:themeFill="accent1" w:themeFillTint="33"/>
            <w:vAlign w:val="bottom"/>
          </w:tcPr>
          <w:p w14:paraId="57576927"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629</w:t>
            </w:r>
          </w:p>
        </w:tc>
        <w:tc>
          <w:tcPr>
            <w:tcW w:w="462" w:type="pct"/>
            <w:gridSpan w:val="3"/>
            <w:shd w:val="clear" w:color="auto" w:fill="DEEAF6" w:themeFill="accent1" w:themeFillTint="33"/>
            <w:vAlign w:val="bottom"/>
          </w:tcPr>
          <w:p w14:paraId="4F69DC2D"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353</w:t>
            </w:r>
          </w:p>
        </w:tc>
        <w:tc>
          <w:tcPr>
            <w:tcW w:w="412" w:type="pct"/>
            <w:gridSpan w:val="2"/>
            <w:shd w:val="clear" w:color="auto" w:fill="DEEAF6" w:themeFill="accent1" w:themeFillTint="33"/>
            <w:vAlign w:val="bottom"/>
          </w:tcPr>
          <w:p w14:paraId="2B30907A" w14:textId="77777777" w:rsidR="00376D70" w:rsidRDefault="00376D70" w:rsidP="00376D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018</w:t>
            </w:r>
          </w:p>
        </w:tc>
        <w:tc>
          <w:tcPr>
            <w:tcW w:w="1395" w:type="pct"/>
            <w:gridSpan w:val="3"/>
            <w:shd w:val="clear" w:color="auto" w:fill="DEEAF6" w:themeFill="accent1" w:themeFillTint="33"/>
            <w:vAlign w:val="center"/>
          </w:tcPr>
          <w:p w14:paraId="012361E7" w14:textId="77777777" w:rsidR="00376D70" w:rsidRPr="00EF6ACE" w:rsidRDefault="00376D70" w:rsidP="00376D70">
            <w:pPr>
              <w:keepNext/>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p>
        </w:tc>
      </w:tr>
      <w:tr w:rsidR="00DB6AA4" w:rsidRPr="00EF6ACE" w14:paraId="534B3AA3" w14:textId="77777777" w:rsidTr="00DB6AA4">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423" w:type="pct"/>
            <w:shd w:val="clear" w:color="auto" w:fill="auto"/>
            <w:vAlign w:val="center"/>
          </w:tcPr>
          <w:p w14:paraId="65D8B1CA" w14:textId="77777777" w:rsidR="00376D70" w:rsidRPr="00152CBB" w:rsidRDefault="00376D70" w:rsidP="00376D70">
            <w:pPr>
              <w:rPr>
                <w:lang w:val="en-GB"/>
              </w:rPr>
            </w:pPr>
            <w:r w:rsidRPr="00152CBB">
              <w:rPr>
                <w:lang w:val="en-GB"/>
              </w:rPr>
              <w:t>A</w:t>
            </w:r>
          </w:p>
        </w:tc>
        <w:tc>
          <w:tcPr>
            <w:tcW w:w="1727" w:type="pct"/>
            <w:gridSpan w:val="5"/>
            <w:shd w:val="clear" w:color="auto" w:fill="auto"/>
            <w:vAlign w:val="center"/>
          </w:tcPr>
          <w:p w14:paraId="45298DDD" w14:textId="77777777" w:rsidR="00376D70" w:rsidRPr="00EF6ACE"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c>
          <w:tcPr>
            <w:tcW w:w="581" w:type="pct"/>
            <w:shd w:val="clear" w:color="auto" w:fill="auto"/>
            <w:vAlign w:val="bottom"/>
          </w:tcPr>
          <w:p w14:paraId="66343E4F"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626</w:t>
            </w:r>
          </w:p>
        </w:tc>
        <w:tc>
          <w:tcPr>
            <w:tcW w:w="462" w:type="pct"/>
            <w:gridSpan w:val="3"/>
            <w:shd w:val="clear" w:color="auto" w:fill="auto"/>
            <w:vAlign w:val="bottom"/>
          </w:tcPr>
          <w:p w14:paraId="7D475388"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355</w:t>
            </w:r>
          </w:p>
        </w:tc>
        <w:tc>
          <w:tcPr>
            <w:tcW w:w="412" w:type="pct"/>
            <w:gridSpan w:val="2"/>
            <w:shd w:val="clear" w:color="auto" w:fill="auto"/>
            <w:vAlign w:val="bottom"/>
          </w:tcPr>
          <w:p w14:paraId="345C8BC2" w14:textId="77777777" w:rsidR="00376D70" w:rsidRDefault="00376D70" w:rsidP="00376D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1318E1">
              <w:rPr>
                <w:rFonts w:ascii="Calibri" w:hAnsi="Calibri" w:cs="Calibri"/>
                <w:color w:val="000000"/>
              </w:rPr>
              <w:t>.</w:t>
            </w:r>
            <w:r>
              <w:rPr>
                <w:rFonts w:ascii="Calibri" w:hAnsi="Calibri" w:cs="Calibri"/>
                <w:color w:val="000000"/>
              </w:rPr>
              <w:t>019</w:t>
            </w:r>
          </w:p>
        </w:tc>
        <w:tc>
          <w:tcPr>
            <w:tcW w:w="1395" w:type="pct"/>
            <w:gridSpan w:val="3"/>
            <w:shd w:val="clear" w:color="auto" w:fill="auto"/>
            <w:vAlign w:val="center"/>
          </w:tcPr>
          <w:p w14:paraId="5D6A54FC" w14:textId="77777777" w:rsidR="00376D70" w:rsidRPr="00EF6ACE" w:rsidRDefault="00376D70" w:rsidP="004B5807">
            <w:pPr>
              <w:keepNext/>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
        </w:tc>
      </w:tr>
    </w:tbl>
    <w:p w14:paraId="0815590F" w14:textId="7DB600D3" w:rsidR="00152CBB" w:rsidRDefault="004B5807" w:rsidP="004B5807">
      <w:pPr>
        <w:pStyle w:val="Caption"/>
        <w:rPr>
          <w:i w:val="0"/>
          <w:lang w:val="en-GB"/>
        </w:rPr>
      </w:pPr>
      <w:bookmarkStart w:id="152" w:name="_Ref496366574"/>
      <w:r w:rsidRPr="004B5807">
        <w:rPr>
          <w:b/>
          <w:lang w:val="en-US"/>
        </w:rPr>
        <w:lastRenderedPageBreak/>
        <w:t xml:space="preserve">Table </w:t>
      </w:r>
      <w:r w:rsidRPr="004B5807">
        <w:rPr>
          <w:b/>
        </w:rPr>
        <w:fldChar w:fldCharType="begin"/>
      </w:r>
      <w:r w:rsidRPr="004B5807">
        <w:rPr>
          <w:b/>
          <w:lang w:val="en-US"/>
        </w:rPr>
        <w:instrText xml:space="preserve"> SEQ Table \* ARABIC </w:instrText>
      </w:r>
      <w:r w:rsidRPr="004B5807">
        <w:rPr>
          <w:b/>
        </w:rPr>
        <w:fldChar w:fldCharType="separate"/>
      </w:r>
      <w:r w:rsidR="007B0197">
        <w:rPr>
          <w:b/>
          <w:noProof/>
          <w:lang w:val="en-US"/>
        </w:rPr>
        <w:t>9</w:t>
      </w:r>
      <w:r w:rsidRPr="004B5807">
        <w:rPr>
          <w:b/>
        </w:rPr>
        <w:fldChar w:fldCharType="end"/>
      </w:r>
      <w:bookmarkEnd w:id="152"/>
      <w:r w:rsidRPr="004B5807">
        <w:rPr>
          <w:lang w:val="en-US"/>
        </w:rPr>
        <w:t xml:space="preserve">: </w:t>
      </w:r>
      <w:r w:rsidRPr="009454FE">
        <w:rPr>
          <w:i w:val="0"/>
          <w:lang w:val="en-GB"/>
        </w:rPr>
        <w:t>Probabilities for the ancestral habitats for the relevant nodes</w:t>
      </w:r>
      <w:r>
        <w:rPr>
          <w:i w:val="0"/>
          <w:lang w:val="en-GB"/>
        </w:rPr>
        <w:t xml:space="preserve"> and maximum likelihood estimates of the transition rate matrices</w:t>
      </w:r>
      <w:r w:rsidRPr="009454FE">
        <w:rPr>
          <w:i w:val="0"/>
          <w:lang w:val="en-GB"/>
        </w:rPr>
        <w:t>, reconstructed with different evolutionary models.</w:t>
      </w:r>
    </w:p>
    <w:p w14:paraId="36063FC2" w14:textId="14E47BCC" w:rsidR="008F6B9C" w:rsidRDefault="004B5807" w:rsidP="008F6B9C">
      <w:pPr>
        <w:jc w:val="both"/>
        <w:rPr>
          <w:lang w:val="en-GB"/>
        </w:rPr>
      </w:pPr>
      <w:r>
        <w:rPr>
          <w:lang w:val="en-GB"/>
        </w:rPr>
        <w:t xml:space="preserve">As was the case with the results of the phytools analysis, the numbers in this table are similar to those reported by Nakov et al. </w:t>
      </w:r>
      <w:sdt>
        <w:sdtPr>
          <w:rPr>
            <w:lang w:val="en-GB"/>
          </w:rPr>
          <w:id w:val="-1452779578"/>
          <w:citation/>
        </w:sdtPr>
        <w:sdtContent>
          <w:r>
            <w:rPr>
              <w:lang w:val="en-GB"/>
            </w:rPr>
            <w:fldChar w:fldCharType="begin"/>
          </w:r>
          <w:r w:rsidRPr="00DD25E6">
            <w:rPr>
              <w:lang w:val="en-US"/>
            </w:rPr>
            <w:instrText xml:space="preserve"> CITATION Nak17 \l 1040 </w:instrText>
          </w:r>
          <w:r>
            <w:rPr>
              <w:lang w:val="en-GB"/>
            </w:rPr>
            <w:fldChar w:fldCharType="separate"/>
          </w:r>
          <w:r w:rsidRPr="008F6B9C">
            <w:rPr>
              <w:noProof/>
              <w:lang w:val="en-US"/>
            </w:rPr>
            <w:t>[1]</w:t>
          </w:r>
          <w:r>
            <w:rPr>
              <w:lang w:val="en-GB"/>
            </w:rPr>
            <w:fldChar w:fldCharType="end"/>
          </w:r>
        </w:sdtContent>
      </w:sdt>
      <w:r w:rsidR="008F6B9C">
        <w:rPr>
          <w:lang w:val="en-GB"/>
        </w:rPr>
        <w:t xml:space="preserve"> and show that different models result in </w:t>
      </w:r>
      <w:r w:rsidR="00CC2DAA">
        <w:rPr>
          <w:lang w:val="en-GB"/>
        </w:rPr>
        <w:t>very</w:t>
      </w:r>
      <w:r w:rsidR="008F6B9C">
        <w:rPr>
          <w:lang w:val="en-GB"/>
        </w:rPr>
        <w:t xml:space="preserve"> different reconstructions.</w:t>
      </w:r>
    </w:p>
    <w:p w14:paraId="28C8CEDE" w14:textId="404888F4" w:rsidR="004B5807" w:rsidRDefault="008F6B9C" w:rsidP="008F6B9C">
      <w:pPr>
        <w:jc w:val="both"/>
        <w:rPr>
          <w:lang w:val="en-GB"/>
        </w:rPr>
      </w:pPr>
      <w:r>
        <w:rPr>
          <w:lang w:val="en-GB"/>
        </w:rPr>
        <w:t xml:space="preserve">As we did before, </w:t>
      </w:r>
      <w:proofErr w:type="gramStart"/>
      <w:r>
        <w:rPr>
          <w:lang w:val="en-GB"/>
        </w:rPr>
        <w:t>in order to</w:t>
      </w:r>
      <w:proofErr w:type="gramEnd"/>
      <w:r>
        <w:rPr>
          <w:lang w:val="en-GB"/>
        </w:rPr>
        <w:t xml:space="preserve"> assess which model best fits the data, we compared the various models using the </w:t>
      </w:r>
      <w:proofErr w:type="spellStart"/>
      <w:r>
        <w:rPr>
          <w:lang w:val="en-GB"/>
        </w:rPr>
        <w:t>AICc</w:t>
      </w:r>
      <w:proofErr w:type="spellEnd"/>
      <w:r>
        <w:rPr>
          <w:lang w:val="en-GB"/>
        </w:rPr>
        <w:t xml:space="preserve"> and BIC compute from the log-likelihoods reported by the </w:t>
      </w:r>
      <w:proofErr w:type="spellStart"/>
      <w:r w:rsidRPr="008F6B9C">
        <w:rPr>
          <w:rFonts w:ascii="Courier New" w:hAnsi="Courier New" w:cs="Courier New"/>
          <w:lang w:val="en-GB"/>
        </w:rPr>
        <w:t>rayDISC</w:t>
      </w:r>
      <w:proofErr w:type="spellEnd"/>
      <w:r w:rsidR="001318E1">
        <w:rPr>
          <w:lang w:val="en-GB"/>
        </w:rPr>
        <w:t xml:space="preserve"> function, obtaining the values of </w:t>
      </w:r>
      <w:r w:rsidR="001318E1" w:rsidRPr="001318E1">
        <w:rPr>
          <w:rStyle w:val="IntenseReference"/>
        </w:rPr>
        <w:fldChar w:fldCharType="begin"/>
      </w:r>
      <w:r w:rsidR="001318E1" w:rsidRPr="001318E1">
        <w:rPr>
          <w:rStyle w:val="IntenseReference"/>
          <w:lang w:val="en-US"/>
        </w:rPr>
        <w:instrText xml:space="preserve"> REF _Ref496366482 \h  \* MERGEFORMAT </w:instrText>
      </w:r>
      <w:r w:rsidR="001318E1" w:rsidRPr="001318E1">
        <w:rPr>
          <w:rStyle w:val="IntenseReference"/>
        </w:rPr>
      </w:r>
      <w:r w:rsidR="001318E1" w:rsidRPr="001318E1">
        <w:rPr>
          <w:rStyle w:val="IntenseReference"/>
        </w:rPr>
        <w:fldChar w:fldCharType="separate"/>
      </w:r>
      <w:ins w:id="153" w:author="Giorgio Bianchini" w:date="2017-10-29T18:39:00Z">
        <w:r w:rsidR="007B0197" w:rsidRPr="007B0197">
          <w:rPr>
            <w:rStyle w:val="IntenseReference"/>
            <w:lang w:val="en-US"/>
            <w:rPrChange w:id="154" w:author="Giorgio Bianchini" w:date="2017-10-29T18:39:00Z">
              <w:rPr>
                <w:b/>
                <w:lang w:val="en-GB"/>
              </w:rPr>
            </w:rPrChange>
          </w:rPr>
          <w:t xml:space="preserve">Table </w:t>
        </w:r>
        <w:r w:rsidR="007B0197" w:rsidRPr="007B0197">
          <w:rPr>
            <w:rStyle w:val="IntenseReference"/>
            <w:lang w:val="en-US"/>
            <w:rPrChange w:id="155" w:author="Giorgio Bianchini" w:date="2017-10-29T18:39:00Z">
              <w:rPr>
                <w:b/>
                <w:noProof/>
                <w:lang w:val="en-GB"/>
              </w:rPr>
            </w:rPrChange>
          </w:rPr>
          <w:t>10</w:t>
        </w:r>
      </w:ins>
      <w:del w:id="156" w:author="Giorgio Bianchini" w:date="2017-10-29T18:39:00Z">
        <w:r w:rsidR="002A10E6" w:rsidRPr="000F7D59" w:rsidDel="007B0197">
          <w:rPr>
            <w:rStyle w:val="IntenseReference"/>
            <w:lang w:val="en-US"/>
          </w:rPr>
          <w:delText>Table 10</w:delText>
        </w:r>
      </w:del>
      <w:r w:rsidR="001318E1" w:rsidRPr="001318E1">
        <w:rPr>
          <w:rStyle w:val="IntenseReference"/>
        </w:rPr>
        <w:fldChar w:fldCharType="end"/>
      </w:r>
      <w:r w:rsidR="001318E1">
        <w:rPr>
          <w:lang w:val="en-GB"/>
        </w:rPr>
        <w:t>.</w:t>
      </w:r>
    </w:p>
    <w:tbl>
      <w:tblPr>
        <w:tblStyle w:val="ListTable4-Accent11"/>
        <w:tblW w:w="5000" w:type="pct"/>
        <w:tblLook w:val="04A0" w:firstRow="1" w:lastRow="0" w:firstColumn="1" w:lastColumn="0" w:noHBand="0" w:noVBand="1"/>
      </w:tblPr>
      <w:tblGrid>
        <w:gridCol w:w="1493"/>
        <w:gridCol w:w="1652"/>
        <w:gridCol w:w="603"/>
        <w:gridCol w:w="1732"/>
        <w:gridCol w:w="1322"/>
        <w:gridCol w:w="1732"/>
        <w:gridCol w:w="1320"/>
      </w:tblGrid>
      <w:tr w:rsidR="008F6B9C" w14:paraId="533D1B94" w14:textId="77777777" w:rsidTr="008F6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3AB4E8E0" w14:textId="77777777" w:rsidR="008F6B9C" w:rsidRDefault="008F6B9C" w:rsidP="008F6B9C">
            <w:pPr>
              <w:jc w:val="both"/>
              <w:rPr>
                <w:lang w:val="en-GB"/>
              </w:rPr>
            </w:pPr>
            <w:r>
              <w:rPr>
                <w:lang w:val="en-GB"/>
              </w:rPr>
              <w:t>Model</w:t>
            </w:r>
          </w:p>
        </w:tc>
        <w:tc>
          <w:tcPr>
            <w:tcW w:w="838" w:type="pct"/>
          </w:tcPr>
          <w:p w14:paraId="4956A521" w14:textId="77777777" w:rsidR="008F6B9C" w:rsidRDefault="008F6B9C" w:rsidP="008F6B9C">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lnL</w:t>
            </w:r>
            <w:proofErr w:type="spellEnd"/>
          </w:p>
        </w:tc>
        <w:tc>
          <w:tcPr>
            <w:tcW w:w="306" w:type="pct"/>
          </w:tcPr>
          <w:p w14:paraId="1C09AEF8" w14:textId="77777777" w:rsidR="008F6B9C" w:rsidRDefault="008F6B9C" w:rsidP="008F6B9C">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k</w:t>
            </w:r>
          </w:p>
        </w:tc>
        <w:tc>
          <w:tcPr>
            <w:tcW w:w="879" w:type="pct"/>
          </w:tcPr>
          <w:p w14:paraId="3A8A1A9D" w14:textId="77777777" w:rsidR="008F6B9C" w:rsidRDefault="008F6B9C" w:rsidP="008F6B9C">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AICc</w:t>
            </w:r>
            <w:proofErr w:type="spellEnd"/>
          </w:p>
        </w:tc>
        <w:tc>
          <w:tcPr>
            <w:tcW w:w="671" w:type="pct"/>
          </w:tcPr>
          <w:p w14:paraId="5F2BCD8D" w14:textId="77777777" w:rsidR="008F6B9C" w:rsidRDefault="008F6B9C" w:rsidP="008F6B9C">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AIC</w:t>
            </w:r>
            <w:r>
              <w:rPr>
                <w:vertAlign w:val="subscript"/>
                <w:lang w:val="en-GB"/>
              </w:rPr>
              <w:t>c</w:t>
            </w:r>
            <w:proofErr w:type="spellEnd"/>
          </w:p>
        </w:tc>
        <w:tc>
          <w:tcPr>
            <w:tcW w:w="879" w:type="pct"/>
          </w:tcPr>
          <w:p w14:paraId="2E79963B" w14:textId="77777777" w:rsidR="008F6B9C" w:rsidRDefault="008F6B9C" w:rsidP="008F6B9C">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BIC</w:t>
            </w:r>
          </w:p>
        </w:tc>
        <w:tc>
          <w:tcPr>
            <w:tcW w:w="670" w:type="pct"/>
          </w:tcPr>
          <w:p w14:paraId="09852084" w14:textId="77777777" w:rsidR="008F6B9C" w:rsidRDefault="008F6B9C" w:rsidP="008F6B9C">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BIC</w:t>
            </w:r>
            <w:proofErr w:type="spellEnd"/>
          </w:p>
        </w:tc>
      </w:tr>
      <w:tr w:rsidR="008F6B9C" w14:paraId="65E1F067" w14:textId="77777777" w:rsidTr="008F6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6A57DC5F" w14:textId="77777777" w:rsidR="008F6B9C" w:rsidRDefault="008F6B9C" w:rsidP="008F6B9C">
            <w:pPr>
              <w:jc w:val="both"/>
              <w:rPr>
                <w:lang w:val="en-GB"/>
              </w:rPr>
            </w:pPr>
            <w:r>
              <w:rPr>
                <w:lang w:val="en-GB"/>
              </w:rPr>
              <w:t>ER</w:t>
            </w:r>
          </w:p>
        </w:tc>
        <w:tc>
          <w:tcPr>
            <w:tcW w:w="838" w:type="pct"/>
            <w:vAlign w:val="bottom"/>
          </w:tcPr>
          <w:p w14:paraId="47AE2006"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-84.650</w:t>
            </w:r>
          </w:p>
        </w:tc>
        <w:tc>
          <w:tcPr>
            <w:tcW w:w="306" w:type="pct"/>
            <w:vAlign w:val="bottom"/>
          </w:tcPr>
          <w:p w14:paraId="7E0F5527"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879" w:type="pct"/>
            <w:vAlign w:val="bottom"/>
          </w:tcPr>
          <w:p w14:paraId="2D42A43E"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171.334</w:t>
            </w:r>
          </w:p>
        </w:tc>
        <w:tc>
          <w:tcPr>
            <w:tcW w:w="671" w:type="pct"/>
            <w:vAlign w:val="bottom"/>
          </w:tcPr>
          <w:p w14:paraId="70A3A7BA"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w:t>
            </w:r>
          </w:p>
        </w:tc>
        <w:tc>
          <w:tcPr>
            <w:tcW w:w="879" w:type="pct"/>
            <w:vAlign w:val="bottom"/>
          </w:tcPr>
          <w:p w14:paraId="5166762B"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174.079</w:t>
            </w:r>
          </w:p>
        </w:tc>
        <w:tc>
          <w:tcPr>
            <w:tcW w:w="670" w:type="pct"/>
            <w:vAlign w:val="bottom"/>
          </w:tcPr>
          <w:p w14:paraId="62D0232A"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8F6B9C" w14:paraId="68D38B5B" w14:textId="77777777" w:rsidTr="008F6B9C">
        <w:tc>
          <w:tcPr>
            <w:cnfStyle w:val="001000000000" w:firstRow="0" w:lastRow="0" w:firstColumn="1" w:lastColumn="0" w:oddVBand="0" w:evenVBand="0" w:oddHBand="0" w:evenHBand="0" w:firstRowFirstColumn="0" w:firstRowLastColumn="0" w:lastRowFirstColumn="0" w:lastRowLastColumn="0"/>
            <w:tcW w:w="757" w:type="pct"/>
          </w:tcPr>
          <w:p w14:paraId="27D079B5" w14:textId="77777777" w:rsidR="008F6B9C" w:rsidRDefault="008F6B9C" w:rsidP="008F6B9C">
            <w:pPr>
              <w:jc w:val="both"/>
              <w:rPr>
                <w:lang w:val="en-GB"/>
              </w:rPr>
            </w:pPr>
            <w:r>
              <w:rPr>
                <w:lang w:val="en-GB"/>
              </w:rPr>
              <w:t>ARD</w:t>
            </w:r>
          </w:p>
        </w:tc>
        <w:tc>
          <w:tcPr>
            <w:tcW w:w="838" w:type="pct"/>
            <w:vAlign w:val="bottom"/>
          </w:tcPr>
          <w:p w14:paraId="03D9E9E0"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-67.032</w:t>
            </w:r>
          </w:p>
        </w:tc>
        <w:tc>
          <w:tcPr>
            <w:tcW w:w="306" w:type="pct"/>
            <w:vAlign w:val="bottom"/>
          </w:tcPr>
          <w:p w14:paraId="59EDF70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879" w:type="pct"/>
            <w:vAlign w:val="bottom"/>
          </w:tcPr>
          <w:p w14:paraId="192B0B1C"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146.815</w:t>
            </w:r>
          </w:p>
        </w:tc>
        <w:tc>
          <w:tcPr>
            <w:tcW w:w="671" w:type="pct"/>
            <w:vAlign w:val="bottom"/>
          </w:tcPr>
          <w:p w14:paraId="2355E7CC"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0.079</w:t>
            </w:r>
          </w:p>
        </w:tc>
        <w:tc>
          <w:tcPr>
            <w:tcW w:w="879" w:type="pct"/>
            <w:vAlign w:val="bottom"/>
          </w:tcPr>
          <w:p w14:paraId="31AA408C"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162.739</w:t>
            </w:r>
          </w:p>
        </w:tc>
        <w:tc>
          <w:tcPr>
            <w:tcW w:w="670" w:type="pct"/>
            <w:vAlign w:val="bottom"/>
          </w:tcPr>
          <w:p w14:paraId="6B7B009E"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0.002</w:t>
            </w:r>
          </w:p>
        </w:tc>
      </w:tr>
      <w:tr w:rsidR="008F6B9C" w14:paraId="11EA7AD0" w14:textId="77777777" w:rsidTr="008F6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169619DF" w14:textId="77777777" w:rsidR="008F6B9C" w:rsidRDefault="008F6B9C" w:rsidP="008F6B9C">
            <w:pPr>
              <w:jc w:val="both"/>
              <w:rPr>
                <w:lang w:val="en-GB"/>
              </w:rPr>
            </w:pPr>
            <w:r>
              <w:rPr>
                <w:lang w:val="en-GB"/>
              </w:rPr>
              <w:t>SYM</w:t>
            </w:r>
          </w:p>
        </w:tc>
        <w:tc>
          <w:tcPr>
            <w:tcW w:w="838" w:type="pct"/>
            <w:vAlign w:val="bottom"/>
          </w:tcPr>
          <w:p w14:paraId="176B4480"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-71.479</w:t>
            </w:r>
          </w:p>
        </w:tc>
        <w:tc>
          <w:tcPr>
            <w:tcW w:w="306" w:type="pct"/>
            <w:vAlign w:val="bottom"/>
          </w:tcPr>
          <w:p w14:paraId="092F96BB"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879" w:type="pct"/>
            <w:vAlign w:val="bottom"/>
          </w:tcPr>
          <w:p w14:paraId="01B62834"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149.166</w:t>
            </w:r>
          </w:p>
        </w:tc>
        <w:tc>
          <w:tcPr>
            <w:tcW w:w="671" w:type="pct"/>
            <w:vAlign w:val="bottom"/>
          </w:tcPr>
          <w:p w14:paraId="44310312"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0.024</w:t>
            </w:r>
          </w:p>
        </w:tc>
        <w:tc>
          <w:tcPr>
            <w:tcW w:w="879" w:type="pct"/>
            <w:vAlign w:val="bottom"/>
          </w:tcPr>
          <w:p w14:paraId="274F9B84"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157.295</w:t>
            </w:r>
          </w:p>
        </w:tc>
        <w:tc>
          <w:tcPr>
            <w:tcW w:w="670" w:type="pct"/>
            <w:vAlign w:val="bottom"/>
          </w:tcPr>
          <w:p w14:paraId="340DD67E"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0.023</w:t>
            </w:r>
          </w:p>
        </w:tc>
      </w:tr>
      <w:tr w:rsidR="008F6B9C" w14:paraId="21E757E9" w14:textId="77777777" w:rsidTr="008F6B9C">
        <w:tc>
          <w:tcPr>
            <w:cnfStyle w:val="001000000000" w:firstRow="0" w:lastRow="0" w:firstColumn="1" w:lastColumn="0" w:oddVBand="0" w:evenVBand="0" w:oddHBand="0" w:evenHBand="0" w:firstRowFirstColumn="0" w:firstRowLastColumn="0" w:lastRowFirstColumn="0" w:lastRowLastColumn="0"/>
            <w:tcW w:w="757" w:type="pct"/>
          </w:tcPr>
          <w:p w14:paraId="6B764BA3" w14:textId="77777777" w:rsidR="008F6B9C" w:rsidRDefault="008F6B9C" w:rsidP="008F6B9C">
            <w:pPr>
              <w:jc w:val="both"/>
              <w:rPr>
                <w:lang w:val="en-GB"/>
              </w:rPr>
            </w:pPr>
            <w:proofErr w:type="spellStart"/>
            <w:r>
              <w:rPr>
                <w:lang w:val="en-GB"/>
              </w:rPr>
              <w:t>oER</w:t>
            </w:r>
            <w:proofErr w:type="spellEnd"/>
          </w:p>
        </w:tc>
        <w:tc>
          <w:tcPr>
            <w:tcW w:w="838" w:type="pct"/>
            <w:vAlign w:val="bottom"/>
          </w:tcPr>
          <w:p w14:paraId="34409065"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-101.296</w:t>
            </w:r>
          </w:p>
        </w:tc>
        <w:tc>
          <w:tcPr>
            <w:tcW w:w="306" w:type="pct"/>
            <w:vAlign w:val="bottom"/>
          </w:tcPr>
          <w:p w14:paraId="2BF046FD"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879" w:type="pct"/>
            <w:vAlign w:val="bottom"/>
          </w:tcPr>
          <w:p w14:paraId="3BE018A6"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204.626</w:t>
            </w:r>
          </w:p>
        </w:tc>
        <w:tc>
          <w:tcPr>
            <w:tcW w:w="671" w:type="pct"/>
            <w:vAlign w:val="bottom"/>
          </w:tcPr>
          <w:p w14:paraId="1F1E6FC0"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w:t>
            </w:r>
          </w:p>
        </w:tc>
        <w:tc>
          <w:tcPr>
            <w:tcW w:w="879" w:type="pct"/>
            <w:vAlign w:val="bottom"/>
          </w:tcPr>
          <w:p w14:paraId="6DB1CB40"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207.371</w:t>
            </w:r>
          </w:p>
        </w:tc>
        <w:tc>
          <w:tcPr>
            <w:tcW w:w="670" w:type="pct"/>
            <w:vAlign w:val="bottom"/>
          </w:tcPr>
          <w:p w14:paraId="58CF406C"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8F6B9C" w14:paraId="729C7D57" w14:textId="77777777" w:rsidTr="008F6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432455F8" w14:textId="77777777" w:rsidR="008F6B9C" w:rsidRDefault="008F6B9C" w:rsidP="008F6B9C">
            <w:pPr>
              <w:jc w:val="both"/>
              <w:rPr>
                <w:lang w:val="en-GB"/>
              </w:rPr>
            </w:pPr>
            <w:proofErr w:type="spellStart"/>
            <w:r>
              <w:rPr>
                <w:lang w:val="en-GB"/>
              </w:rPr>
              <w:t>oARD</w:t>
            </w:r>
            <w:proofErr w:type="spellEnd"/>
          </w:p>
        </w:tc>
        <w:tc>
          <w:tcPr>
            <w:tcW w:w="838" w:type="pct"/>
            <w:vAlign w:val="bottom"/>
          </w:tcPr>
          <w:p w14:paraId="6402DA24"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-67.671</w:t>
            </w:r>
          </w:p>
        </w:tc>
        <w:tc>
          <w:tcPr>
            <w:tcW w:w="306" w:type="pct"/>
            <w:vAlign w:val="bottom"/>
          </w:tcPr>
          <w:p w14:paraId="5C77891E"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879" w:type="pct"/>
            <w:vAlign w:val="bottom"/>
          </w:tcPr>
          <w:p w14:paraId="70D42F45"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143.693</w:t>
            </w:r>
          </w:p>
        </w:tc>
        <w:tc>
          <w:tcPr>
            <w:tcW w:w="671" w:type="pct"/>
            <w:vAlign w:val="bottom"/>
          </w:tcPr>
          <w:p w14:paraId="17264F13"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0.377</w:t>
            </w:r>
          </w:p>
        </w:tc>
        <w:tc>
          <w:tcPr>
            <w:tcW w:w="879" w:type="pct"/>
            <w:vAlign w:val="bottom"/>
          </w:tcPr>
          <w:p w14:paraId="33B439AF"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154.458</w:t>
            </w:r>
          </w:p>
        </w:tc>
        <w:tc>
          <w:tcPr>
            <w:tcW w:w="670" w:type="pct"/>
            <w:vAlign w:val="bottom"/>
          </w:tcPr>
          <w:p w14:paraId="2415C7BE"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0.096</w:t>
            </w:r>
          </w:p>
        </w:tc>
      </w:tr>
      <w:tr w:rsidR="008F6B9C" w14:paraId="477A3310" w14:textId="77777777" w:rsidTr="008F6B9C">
        <w:tc>
          <w:tcPr>
            <w:cnfStyle w:val="001000000000" w:firstRow="0" w:lastRow="0" w:firstColumn="1" w:lastColumn="0" w:oddVBand="0" w:evenVBand="0" w:oddHBand="0" w:evenHBand="0" w:firstRowFirstColumn="0" w:firstRowLastColumn="0" w:lastRowFirstColumn="0" w:lastRowLastColumn="0"/>
            <w:tcW w:w="757" w:type="pct"/>
          </w:tcPr>
          <w:p w14:paraId="78817115" w14:textId="77777777" w:rsidR="008F6B9C" w:rsidRDefault="008F6B9C" w:rsidP="008F6B9C">
            <w:pPr>
              <w:jc w:val="both"/>
              <w:rPr>
                <w:lang w:val="en-GB"/>
              </w:rPr>
            </w:pPr>
            <w:proofErr w:type="spellStart"/>
            <w:r>
              <w:rPr>
                <w:lang w:val="en-GB"/>
              </w:rPr>
              <w:t>oSYM</w:t>
            </w:r>
            <w:proofErr w:type="spellEnd"/>
          </w:p>
        </w:tc>
        <w:tc>
          <w:tcPr>
            <w:tcW w:w="838" w:type="pct"/>
            <w:vAlign w:val="bottom"/>
          </w:tcPr>
          <w:p w14:paraId="18DC23D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-96.218</w:t>
            </w:r>
          </w:p>
        </w:tc>
        <w:tc>
          <w:tcPr>
            <w:tcW w:w="306" w:type="pct"/>
            <w:vAlign w:val="bottom"/>
          </w:tcPr>
          <w:p w14:paraId="505800FD"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879" w:type="pct"/>
            <w:vAlign w:val="bottom"/>
          </w:tcPr>
          <w:p w14:paraId="5B2ADCD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198.645</w:t>
            </w:r>
          </w:p>
        </w:tc>
        <w:tc>
          <w:tcPr>
            <w:tcW w:w="671" w:type="pct"/>
            <w:vAlign w:val="bottom"/>
          </w:tcPr>
          <w:p w14:paraId="1667631A"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w:t>
            </w:r>
          </w:p>
        </w:tc>
        <w:tc>
          <w:tcPr>
            <w:tcW w:w="879" w:type="pct"/>
            <w:vAlign w:val="bottom"/>
          </w:tcPr>
          <w:p w14:paraId="17519000"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206.774</w:t>
            </w:r>
          </w:p>
        </w:tc>
        <w:tc>
          <w:tcPr>
            <w:tcW w:w="670" w:type="pct"/>
            <w:vAlign w:val="bottom"/>
          </w:tcPr>
          <w:p w14:paraId="2F0E0247"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w:t>
            </w:r>
          </w:p>
        </w:tc>
      </w:tr>
      <w:tr w:rsidR="008F6B9C" w14:paraId="2807AFA4" w14:textId="77777777" w:rsidTr="008F6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3605BB6A" w14:textId="77777777" w:rsidR="008F6B9C" w:rsidRDefault="008F6B9C" w:rsidP="008F6B9C">
            <w:pPr>
              <w:jc w:val="both"/>
              <w:rPr>
                <w:lang w:val="en-GB"/>
              </w:rPr>
            </w:pPr>
            <w:r>
              <w:rPr>
                <w:lang w:val="en-GB"/>
              </w:rPr>
              <w:t>SRD1</w:t>
            </w:r>
          </w:p>
        </w:tc>
        <w:tc>
          <w:tcPr>
            <w:tcW w:w="838" w:type="pct"/>
            <w:vAlign w:val="bottom"/>
          </w:tcPr>
          <w:p w14:paraId="14F399BE"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-67.130</w:t>
            </w:r>
          </w:p>
        </w:tc>
        <w:tc>
          <w:tcPr>
            <w:tcW w:w="306" w:type="pct"/>
            <w:vAlign w:val="bottom"/>
          </w:tcPr>
          <w:p w14:paraId="605DC565"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879" w:type="pct"/>
            <w:vAlign w:val="bottom"/>
          </w:tcPr>
          <w:p w14:paraId="086A9673"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144.792</w:t>
            </w:r>
          </w:p>
        </w:tc>
        <w:tc>
          <w:tcPr>
            <w:tcW w:w="671" w:type="pct"/>
            <w:vAlign w:val="bottom"/>
          </w:tcPr>
          <w:p w14:paraId="7C1A7CAF"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0.218</w:t>
            </w:r>
          </w:p>
        </w:tc>
        <w:tc>
          <w:tcPr>
            <w:tcW w:w="879" w:type="pct"/>
            <w:vAlign w:val="bottom"/>
          </w:tcPr>
          <w:p w14:paraId="1F2E4DA5"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158.156</w:t>
            </w:r>
          </w:p>
        </w:tc>
        <w:tc>
          <w:tcPr>
            <w:tcW w:w="670" w:type="pct"/>
            <w:vAlign w:val="bottom"/>
          </w:tcPr>
          <w:p w14:paraId="4E658763"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0.015</w:t>
            </w:r>
          </w:p>
        </w:tc>
      </w:tr>
      <w:tr w:rsidR="008F6B9C" w14:paraId="5611502D" w14:textId="77777777" w:rsidTr="008F6B9C">
        <w:tc>
          <w:tcPr>
            <w:cnfStyle w:val="001000000000" w:firstRow="0" w:lastRow="0" w:firstColumn="1" w:lastColumn="0" w:oddVBand="0" w:evenVBand="0" w:oddHBand="0" w:evenHBand="0" w:firstRowFirstColumn="0" w:firstRowLastColumn="0" w:lastRowFirstColumn="0" w:lastRowLastColumn="0"/>
            <w:tcW w:w="757" w:type="pct"/>
          </w:tcPr>
          <w:p w14:paraId="49E9F5C7" w14:textId="77777777" w:rsidR="008F6B9C" w:rsidRDefault="008F6B9C" w:rsidP="008F6B9C">
            <w:pPr>
              <w:jc w:val="both"/>
              <w:rPr>
                <w:lang w:val="en-GB"/>
              </w:rPr>
            </w:pPr>
            <w:r>
              <w:rPr>
                <w:lang w:val="en-GB"/>
              </w:rPr>
              <w:t>SRD2</w:t>
            </w:r>
          </w:p>
        </w:tc>
        <w:tc>
          <w:tcPr>
            <w:tcW w:w="838" w:type="pct"/>
            <w:vAlign w:val="bottom"/>
          </w:tcPr>
          <w:p w14:paraId="2F86ACE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-70.216</w:t>
            </w:r>
          </w:p>
        </w:tc>
        <w:tc>
          <w:tcPr>
            <w:tcW w:w="306" w:type="pct"/>
            <w:vAlign w:val="bottom"/>
          </w:tcPr>
          <w:p w14:paraId="5CA4236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879" w:type="pct"/>
            <w:vAlign w:val="bottom"/>
          </w:tcPr>
          <w:p w14:paraId="1FEF58E6"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146.640</w:t>
            </w:r>
          </w:p>
        </w:tc>
        <w:tc>
          <w:tcPr>
            <w:tcW w:w="671" w:type="pct"/>
            <w:vAlign w:val="bottom"/>
          </w:tcPr>
          <w:p w14:paraId="3C323CA8"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0.086</w:t>
            </w:r>
          </w:p>
        </w:tc>
        <w:tc>
          <w:tcPr>
            <w:tcW w:w="879" w:type="pct"/>
            <w:vAlign w:val="bottom"/>
          </w:tcPr>
          <w:p w14:paraId="6E4DCF5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154.769</w:t>
            </w:r>
          </w:p>
        </w:tc>
        <w:tc>
          <w:tcPr>
            <w:tcW w:w="670" w:type="pct"/>
            <w:vAlign w:val="bottom"/>
          </w:tcPr>
          <w:p w14:paraId="3A186CC3"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0.082</w:t>
            </w:r>
          </w:p>
        </w:tc>
      </w:tr>
      <w:tr w:rsidR="008F6B9C" w14:paraId="457C0675" w14:textId="77777777" w:rsidTr="008F6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713DB84B" w14:textId="77777777" w:rsidR="008F6B9C" w:rsidRDefault="008F6B9C" w:rsidP="008F6B9C">
            <w:pPr>
              <w:jc w:val="both"/>
              <w:rPr>
                <w:lang w:val="en-GB"/>
              </w:rPr>
            </w:pPr>
            <w:r>
              <w:rPr>
                <w:lang w:val="en-GB"/>
              </w:rPr>
              <w:t>SRD3</w:t>
            </w:r>
          </w:p>
        </w:tc>
        <w:tc>
          <w:tcPr>
            <w:tcW w:w="838" w:type="pct"/>
            <w:vAlign w:val="bottom"/>
          </w:tcPr>
          <w:p w14:paraId="67D40F4D"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-72.476</w:t>
            </w:r>
          </w:p>
        </w:tc>
        <w:tc>
          <w:tcPr>
            <w:tcW w:w="306" w:type="pct"/>
            <w:vAlign w:val="bottom"/>
          </w:tcPr>
          <w:p w14:paraId="4D5BF921"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879" w:type="pct"/>
            <w:vAlign w:val="bottom"/>
          </w:tcPr>
          <w:p w14:paraId="5C714000"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149.055</w:t>
            </w:r>
          </w:p>
        </w:tc>
        <w:tc>
          <w:tcPr>
            <w:tcW w:w="671" w:type="pct"/>
            <w:vAlign w:val="bottom"/>
          </w:tcPr>
          <w:p w14:paraId="7FB1381B"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0.026</w:t>
            </w:r>
          </w:p>
        </w:tc>
        <w:tc>
          <w:tcPr>
            <w:tcW w:w="879" w:type="pct"/>
            <w:vAlign w:val="bottom"/>
          </w:tcPr>
          <w:p w14:paraId="4CC26A87"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154.509</w:t>
            </w:r>
          </w:p>
        </w:tc>
        <w:tc>
          <w:tcPr>
            <w:tcW w:w="670" w:type="pct"/>
            <w:vAlign w:val="bottom"/>
          </w:tcPr>
          <w:p w14:paraId="597DADA9" w14:textId="77777777" w:rsidR="008F6B9C" w:rsidRDefault="008F6B9C" w:rsidP="008F6B9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0.094</w:t>
            </w:r>
          </w:p>
        </w:tc>
      </w:tr>
      <w:tr w:rsidR="008F6B9C" w14:paraId="7E40018C" w14:textId="77777777" w:rsidTr="008F6B9C">
        <w:tc>
          <w:tcPr>
            <w:cnfStyle w:val="001000000000" w:firstRow="0" w:lastRow="0" w:firstColumn="1" w:lastColumn="0" w:oddVBand="0" w:evenVBand="0" w:oddHBand="0" w:evenHBand="0" w:firstRowFirstColumn="0" w:firstRowLastColumn="0" w:lastRowFirstColumn="0" w:lastRowLastColumn="0"/>
            <w:tcW w:w="757" w:type="pct"/>
          </w:tcPr>
          <w:p w14:paraId="42109D15" w14:textId="77777777" w:rsidR="008F6B9C" w:rsidRDefault="008F6B9C" w:rsidP="008F6B9C">
            <w:pPr>
              <w:jc w:val="both"/>
              <w:rPr>
                <w:lang w:val="en-GB"/>
              </w:rPr>
            </w:pPr>
            <w:r>
              <w:rPr>
                <w:lang w:val="en-GB"/>
              </w:rPr>
              <w:t>oSRD4</w:t>
            </w:r>
          </w:p>
        </w:tc>
        <w:tc>
          <w:tcPr>
            <w:tcW w:w="838" w:type="pct"/>
            <w:vAlign w:val="bottom"/>
          </w:tcPr>
          <w:p w14:paraId="1266FBA9"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-70.484</w:t>
            </w:r>
          </w:p>
        </w:tc>
        <w:tc>
          <w:tcPr>
            <w:tcW w:w="306" w:type="pct"/>
            <w:vAlign w:val="bottom"/>
          </w:tcPr>
          <w:p w14:paraId="13D12B62"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879" w:type="pct"/>
            <w:vAlign w:val="bottom"/>
          </w:tcPr>
          <w:p w14:paraId="5A7A0FCA"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145.071</w:t>
            </w:r>
          </w:p>
        </w:tc>
        <w:tc>
          <w:tcPr>
            <w:tcW w:w="671" w:type="pct"/>
            <w:vAlign w:val="bottom"/>
          </w:tcPr>
          <w:p w14:paraId="17BC9346"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0.189</w:t>
            </w:r>
          </w:p>
        </w:tc>
        <w:tc>
          <w:tcPr>
            <w:tcW w:w="879" w:type="pct"/>
            <w:vAlign w:val="bottom"/>
          </w:tcPr>
          <w:p w14:paraId="386AA492"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150.525</w:t>
            </w:r>
          </w:p>
        </w:tc>
        <w:tc>
          <w:tcPr>
            <w:tcW w:w="670" w:type="pct"/>
            <w:vAlign w:val="bottom"/>
          </w:tcPr>
          <w:p w14:paraId="6E383B18" w14:textId="77777777" w:rsidR="008F6B9C" w:rsidRDefault="008F6B9C" w:rsidP="008F6B9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0.688</w:t>
            </w:r>
          </w:p>
        </w:tc>
      </w:tr>
    </w:tbl>
    <w:p w14:paraId="7888658C" w14:textId="53CA2409" w:rsidR="008F6B9C" w:rsidRDefault="008F6B9C" w:rsidP="008F6B9C">
      <w:pPr>
        <w:pStyle w:val="Caption"/>
        <w:jc w:val="both"/>
        <w:rPr>
          <w:i w:val="0"/>
          <w:lang w:val="en-GB"/>
        </w:rPr>
      </w:pPr>
      <w:bookmarkStart w:id="157" w:name="_Ref496366482"/>
      <w:r w:rsidRPr="002D3F6B">
        <w:rPr>
          <w:b/>
          <w:lang w:val="en-GB"/>
        </w:rPr>
        <w:t xml:space="preserve">Table </w:t>
      </w:r>
      <w:r>
        <w:rPr>
          <w:b/>
          <w:lang w:val="en-GB"/>
        </w:rPr>
        <w:fldChar w:fldCharType="begin"/>
      </w:r>
      <w:r>
        <w:rPr>
          <w:b/>
          <w:lang w:val="en-GB"/>
        </w:rPr>
        <w:instrText xml:space="preserve"> SEQ Table \* ARABIC </w:instrText>
      </w:r>
      <w:r>
        <w:rPr>
          <w:b/>
          <w:lang w:val="en-GB"/>
        </w:rPr>
        <w:fldChar w:fldCharType="separate"/>
      </w:r>
      <w:r w:rsidR="007B0197">
        <w:rPr>
          <w:b/>
          <w:noProof/>
          <w:lang w:val="en-GB"/>
        </w:rPr>
        <w:t>10</w:t>
      </w:r>
      <w:r>
        <w:rPr>
          <w:b/>
          <w:lang w:val="en-GB"/>
        </w:rPr>
        <w:fldChar w:fldCharType="end"/>
      </w:r>
      <w:bookmarkEnd w:id="157"/>
      <w:r w:rsidRPr="002D3F6B">
        <w:rPr>
          <w:lang w:val="en-GB"/>
        </w:rPr>
        <w:t xml:space="preserve">: </w:t>
      </w:r>
      <w:r w:rsidRPr="002D3F6B">
        <w:rPr>
          <w:i w:val="0"/>
          <w:lang w:val="en-GB"/>
        </w:rPr>
        <w:t xml:space="preserve">Comparison </w:t>
      </w:r>
      <w:r w:rsidR="001318E1">
        <w:rPr>
          <w:i w:val="0"/>
          <w:lang w:val="en-GB"/>
        </w:rPr>
        <w:t>the</w:t>
      </w:r>
      <w:r w:rsidRPr="002D3F6B">
        <w:rPr>
          <w:i w:val="0"/>
          <w:lang w:val="en-GB"/>
        </w:rPr>
        <w:t xml:space="preserve"> models</w:t>
      </w:r>
      <w:r>
        <w:rPr>
          <w:i w:val="0"/>
          <w:lang w:val="en-GB"/>
        </w:rPr>
        <w:t xml:space="preserve"> </w:t>
      </w:r>
      <w:r w:rsidR="001318E1">
        <w:rPr>
          <w:i w:val="0"/>
          <w:lang w:val="en-GB"/>
        </w:rPr>
        <w:t xml:space="preserve">that we tested </w:t>
      </w:r>
      <w:r>
        <w:rPr>
          <w:i w:val="0"/>
          <w:lang w:val="en-GB"/>
        </w:rPr>
        <w:t xml:space="preserve">in </w:t>
      </w:r>
      <w:r w:rsidR="001318E1">
        <w:rPr>
          <w:rFonts w:ascii="Courier New" w:hAnsi="Courier New" w:cs="Courier New"/>
          <w:i w:val="0"/>
          <w:lang w:val="en-GB"/>
        </w:rPr>
        <w:t>corHMM</w:t>
      </w:r>
      <w:r>
        <w:rPr>
          <w:i w:val="0"/>
          <w:lang w:val="en-GB"/>
        </w:rPr>
        <w:t xml:space="preserve">. </w:t>
      </w:r>
      <w:proofErr w:type="spellStart"/>
      <w:r>
        <w:rPr>
          <w:i w:val="0"/>
          <w:lang w:val="en-GB"/>
        </w:rPr>
        <w:t>AICc</w:t>
      </w:r>
      <w:proofErr w:type="spellEnd"/>
      <w:r>
        <w:rPr>
          <w:i w:val="0"/>
          <w:lang w:val="en-GB"/>
        </w:rPr>
        <w:t xml:space="preserve"> and BIC identify different models as the best ones, and in any case do not provide unequivocal evidence </w:t>
      </w:r>
      <w:r w:rsidR="001318E1">
        <w:rPr>
          <w:i w:val="0"/>
          <w:lang w:val="en-GB"/>
        </w:rPr>
        <w:t>for accepting any single model.</w:t>
      </w:r>
    </w:p>
    <w:p w14:paraId="23AC9848" w14:textId="6EA1F65B" w:rsidR="001318E1" w:rsidRDefault="001318E1" w:rsidP="001318E1">
      <w:pPr>
        <w:jc w:val="both"/>
        <w:rPr>
          <w:lang w:val="en-GB"/>
        </w:rPr>
      </w:pPr>
      <w:r>
        <w:rPr>
          <w:lang w:val="en-GB"/>
        </w:rPr>
        <w:t>Again, these figures show that the data does not identify a</w:t>
      </w:r>
      <w:r w:rsidR="0097292D">
        <w:rPr>
          <w:lang w:val="en-GB"/>
        </w:rPr>
        <w:t xml:space="preserve"> </w:t>
      </w:r>
      <w:r>
        <w:rPr>
          <w:lang w:val="en-GB"/>
        </w:rPr>
        <w:t xml:space="preserve">model that clearly over performs the other ones: in fact, </w:t>
      </w:r>
      <w:proofErr w:type="spellStart"/>
      <w:r>
        <w:rPr>
          <w:lang w:val="en-GB"/>
        </w:rPr>
        <w:t>AICc</w:t>
      </w:r>
      <w:proofErr w:type="spellEnd"/>
      <w:r>
        <w:rPr>
          <w:lang w:val="en-GB"/>
        </w:rPr>
        <w:t xml:space="preserve"> and BIC rank the models differently, and model weights computed from neither score give overwhelmingly more credit to one model than to the other. Th</w:t>
      </w:r>
      <w:r w:rsidR="00E16594">
        <w:rPr>
          <w:lang w:val="en-GB"/>
        </w:rPr>
        <w:t>ese</w:t>
      </w:r>
      <w:r>
        <w:rPr>
          <w:lang w:val="en-GB"/>
        </w:rPr>
        <w:t xml:space="preserve"> result</w:t>
      </w:r>
      <w:r w:rsidR="00E16594">
        <w:rPr>
          <w:lang w:val="en-GB"/>
        </w:rPr>
        <w:t>s</w:t>
      </w:r>
      <w:r>
        <w:rPr>
          <w:lang w:val="en-GB"/>
        </w:rPr>
        <w:t xml:space="preserve"> </w:t>
      </w:r>
      <w:r w:rsidR="00E16594">
        <w:rPr>
          <w:lang w:val="en-GB"/>
        </w:rPr>
        <w:t>are</w:t>
      </w:r>
      <w:r>
        <w:rPr>
          <w:lang w:val="en-GB"/>
        </w:rPr>
        <w:t xml:space="preserve"> different than what was described by Nakov et al. </w:t>
      </w:r>
      <w:sdt>
        <w:sdtPr>
          <w:rPr>
            <w:lang w:val="en-GB"/>
          </w:rPr>
          <w:id w:val="1164057073"/>
          <w:citation/>
        </w:sdtPr>
        <w:sdtContent>
          <w:r>
            <w:rPr>
              <w:lang w:val="en-GB"/>
            </w:rPr>
            <w:fldChar w:fldCharType="begin"/>
          </w:r>
          <w:r w:rsidRPr="00DD25E6">
            <w:rPr>
              <w:lang w:val="en-US"/>
            </w:rPr>
            <w:instrText xml:space="preserve"> CITATION Nak17 \l 1040 </w:instrText>
          </w:r>
          <w:r>
            <w:rPr>
              <w:lang w:val="en-GB"/>
            </w:rPr>
            <w:fldChar w:fldCharType="separate"/>
          </w:r>
          <w:r w:rsidRPr="001318E1">
            <w:rPr>
              <w:noProof/>
              <w:lang w:val="en-US"/>
            </w:rPr>
            <w:t>[1]</w:t>
          </w:r>
          <w:r>
            <w:rPr>
              <w:lang w:val="en-GB"/>
            </w:rPr>
            <w:fldChar w:fldCharType="end"/>
          </w:r>
        </w:sdtContent>
      </w:sdt>
      <w:r>
        <w:rPr>
          <w:lang w:val="en-GB"/>
        </w:rPr>
        <w:t xml:space="preserve">, because they did not </w:t>
      </w:r>
      <w:proofErr w:type="gramStart"/>
      <w:r>
        <w:rPr>
          <w:lang w:val="en-GB"/>
        </w:rPr>
        <w:t>take into account</w:t>
      </w:r>
      <w:proofErr w:type="gramEnd"/>
      <w:r>
        <w:rPr>
          <w:lang w:val="en-GB"/>
        </w:rPr>
        <w:t xml:space="preserve"> all of the models that we considered (and thus reported that, amongst the models that they used, </w:t>
      </w:r>
      <w:proofErr w:type="spellStart"/>
      <w:r>
        <w:rPr>
          <w:lang w:val="en-GB"/>
        </w:rPr>
        <w:t>oARD</w:t>
      </w:r>
      <w:proofErr w:type="spellEnd"/>
      <w:r>
        <w:rPr>
          <w:lang w:val="en-GB"/>
        </w:rPr>
        <w:t xml:space="preserve"> was favoured).</w:t>
      </w:r>
    </w:p>
    <w:p w14:paraId="2F5AD5B4" w14:textId="6FAC7531" w:rsidR="009314AA" w:rsidRDefault="008D52FC" w:rsidP="009314AA">
      <w:pPr>
        <w:jc w:val="both"/>
        <w:rPr>
          <w:lang w:val="en-GB"/>
        </w:rPr>
      </w:pPr>
      <w:r>
        <w:rPr>
          <w:lang w:val="en-GB"/>
        </w:rPr>
        <w:t xml:space="preserve">To </w:t>
      </w:r>
      <w:proofErr w:type="gramStart"/>
      <w:r>
        <w:rPr>
          <w:lang w:val="en-GB"/>
        </w:rPr>
        <w:t>take into account</w:t>
      </w:r>
      <w:proofErr w:type="gramEnd"/>
      <w:r>
        <w:rPr>
          <w:lang w:val="en-GB"/>
        </w:rPr>
        <w:t xml:space="preserve"> the different models, we performed again two model averaging analyses, using weights derived from </w:t>
      </w:r>
      <w:proofErr w:type="spellStart"/>
      <w:r>
        <w:rPr>
          <w:lang w:val="en-GB"/>
        </w:rPr>
        <w:t>AICc</w:t>
      </w:r>
      <w:proofErr w:type="spellEnd"/>
      <w:r>
        <w:rPr>
          <w:lang w:val="en-GB"/>
        </w:rPr>
        <w:t xml:space="preserve"> (</w:t>
      </w:r>
      <w:proofErr w:type="spellStart"/>
      <w:r>
        <w:rPr>
          <w:lang w:val="en-GB"/>
        </w:rPr>
        <w:t>SAICc</w:t>
      </w:r>
      <w:proofErr w:type="spellEnd"/>
      <w:r>
        <w:rPr>
          <w:lang w:val="en-GB"/>
        </w:rPr>
        <w:t xml:space="preserve">) or from BIC (BMA). </w:t>
      </w:r>
      <w:r w:rsidR="009314AA">
        <w:rPr>
          <w:lang w:val="en-GB"/>
        </w:rPr>
        <w:t>The results of these analyses are shown in</w:t>
      </w:r>
      <w:r>
        <w:rPr>
          <w:rStyle w:val="IntenseReference"/>
        </w:rPr>
        <w:t xml:space="preserve"> </w:t>
      </w:r>
      <w:r w:rsidRPr="008D52FC">
        <w:rPr>
          <w:rStyle w:val="IntenseReference"/>
        </w:rPr>
        <w:fldChar w:fldCharType="begin"/>
      </w:r>
      <w:r w:rsidRPr="008D52FC">
        <w:rPr>
          <w:rStyle w:val="IntenseReference"/>
        </w:rPr>
        <w:instrText xml:space="preserve"> REF _Ref496367641 \h </w:instrText>
      </w:r>
      <w:r>
        <w:rPr>
          <w:rStyle w:val="IntenseReference"/>
        </w:rPr>
        <w:instrText xml:space="preserve"> \* MERGEFORMAT </w:instrText>
      </w:r>
      <w:r w:rsidRPr="008D52FC">
        <w:rPr>
          <w:rStyle w:val="IntenseReference"/>
        </w:rPr>
      </w:r>
      <w:r w:rsidRPr="008D52FC">
        <w:rPr>
          <w:rStyle w:val="IntenseReference"/>
        </w:rPr>
        <w:fldChar w:fldCharType="separate"/>
      </w:r>
      <w:ins w:id="158" w:author="Giorgio Bianchini" w:date="2017-10-29T18:39:00Z">
        <w:r w:rsidR="007B0197" w:rsidRPr="007B0197">
          <w:rPr>
            <w:rStyle w:val="IntenseReference"/>
            <w:rPrChange w:id="159" w:author="Giorgio Bianchini" w:date="2017-10-29T18:39:00Z">
              <w:rPr>
                <w:b/>
                <w:lang w:val="en-GB"/>
              </w:rPr>
            </w:rPrChange>
          </w:rPr>
          <w:t xml:space="preserve">Table </w:t>
        </w:r>
        <w:r w:rsidR="007B0197" w:rsidRPr="007B0197">
          <w:rPr>
            <w:rStyle w:val="IntenseReference"/>
            <w:rPrChange w:id="160" w:author="Giorgio Bianchini" w:date="2017-10-29T18:39:00Z">
              <w:rPr>
                <w:b/>
                <w:noProof/>
                <w:lang w:val="en-GB"/>
              </w:rPr>
            </w:rPrChange>
          </w:rPr>
          <w:t>11</w:t>
        </w:r>
      </w:ins>
      <w:del w:id="161" w:author="Giorgio Bianchini" w:date="2017-10-29T18:39:00Z">
        <w:r w:rsidR="002A10E6" w:rsidRPr="000F7D59" w:rsidDel="007B0197">
          <w:rPr>
            <w:rStyle w:val="IntenseReference"/>
          </w:rPr>
          <w:delText>Table 11</w:delText>
        </w:r>
      </w:del>
      <w:r w:rsidRPr="008D52FC">
        <w:rPr>
          <w:rStyle w:val="IntenseReference"/>
        </w:rPr>
        <w:fldChar w:fldCharType="end"/>
      </w:r>
      <w:r w:rsidR="009314AA">
        <w:rPr>
          <w:lang w:val="en-GB"/>
        </w:rPr>
        <w:t>.</w:t>
      </w:r>
    </w:p>
    <w:tbl>
      <w:tblPr>
        <w:tblStyle w:val="ListTable4-Accent11"/>
        <w:tblW w:w="5000" w:type="pct"/>
        <w:tblLook w:val="04A0" w:firstRow="1" w:lastRow="0" w:firstColumn="1" w:lastColumn="0" w:noHBand="0" w:noVBand="1"/>
      </w:tblPr>
      <w:tblGrid>
        <w:gridCol w:w="1203"/>
        <w:gridCol w:w="1442"/>
        <w:gridCol w:w="1441"/>
        <w:gridCol w:w="1441"/>
        <w:gridCol w:w="1443"/>
        <w:gridCol w:w="1441"/>
        <w:gridCol w:w="1443"/>
      </w:tblGrid>
      <w:tr w:rsidR="009314AA" w14:paraId="70F56E8C" w14:textId="77777777" w:rsidTr="008D5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Merge w:val="restart"/>
          </w:tcPr>
          <w:p w14:paraId="4AC5222C" w14:textId="77777777" w:rsidR="009314AA" w:rsidRDefault="009314AA" w:rsidP="004707D8">
            <w:pPr>
              <w:jc w:val="both"/>
              <w:rPr>
                <w:lang w:val="en-GB"/>
              </w:rPr>
            </w:pPr>
          </w:p>
        </w:tc>
        <w:tc>
          <w:tcPr>
            <w:tcW w:w="4389" w:type="pct"/>
            <w:gridSpan w:val="6"/>
          </w:tcPr>
          <w:p w14:paraId="07BCCC47" w14:textId="77777777" w:rsidR="009314AA" w:rsidRDefault="009314AA" w:rsidP="004707D8">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Method</w:t>
            </w:r>
          </w:p>
        </w:tc>
      </w:tr>
      <w:tr w:rsidR="009314AA" w14:paraId="69E996D2" w14:textId="77777777" w:rsidTr="008D5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Merge/>
          </w:tcPr>
          <w:p w14:paraId="129ED7E4" w14:textId="77777777" w:rsidR="009314AA" w:rsidRDefault="009314AA" w:rsidP="004707D8">
            <w:pPr>
              <w:jc w:val="both"/>
              <w:rPr>
                <w:lang w:val="en-GB"/>
              </w:rPr>
            </w:pPr>
          </w:p>
        </w:tc>
        <w:tc>
          <w:tcPr>
            <w:tcW w:w="2194" w:type="pct"/>
            <w:gridSpan w:val="3"/>
            <w:tcBorders>
              <w:bottom w:val="single" w:sz="4" w:space="0" w:color="9CC2E5" w:themeColor="accent1" w:themeTint="99"/>
              <w:right w:val="single" w:sz="4" w:space="0" w:color="9CC2E5" w:themeColor="accent1" w:themeTint="99"/>
            </w:tcBorders>
            <w:shd w:val="clear" w:color="auto" w:fill="5B9BD5" w:themeFill="accent1"/>
          </w:tcPr>
          <w:p w14:paraId="72CCF003"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proofErr w:type="spellStart"/>
            <w:r w:rsidRPr="001B67E7">
              <w:rPr>
                <w:b/>
                <w:color w:val="FFFFFF" w:themeColor="background1"/>
                <w:lang w:val="en-GB"/>
              </w:rPr>
              <w:t>SAICc</w:t>
            </w:r>
            <w:proofErr w:type="spellEnd"/>
          </w:p>
        </w:tc>
        <w:tc>
          <w:tcPr>
            <w:tcW w:w="2195" w:type="pct"/>
            <w:gridSpan w:val="3"/>
            <w:tcBorders>
              <w:left w:val="single" w:sz="4" w:space="0" w:color="9CC2E5" w:themeColor="accent1" w:themeTint="99"/>
            </w:tcBorders>
            <w:shd w:val="clear" w:color="auto" w:fill="5B9BD5" w:themeFill="accent1"/>
          </w:tcPr>
          <w:p w14:paraId="3B20870B"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1B67E7">
              <w:rPr>
                <w:b/>
                <w:color w:val="FFFFFF" w:themeColor="background1"/>
                <w:lang w:val="en-GB"/>
              </w:rPr>
              <w:t>BMA</w:t>
            </w:r>
          </w:p>
        </w:tc>
      </w:tr>
      <w:tr w:rsidR="009314AA" w14:paraId="3FA4D198" w14:textId="77777777" w:rsidTr="008D52FC">
        <w:trPr>
          <w:trHeight w:val="1393"/>
        </w:trPr>
        <w:tc>
          <w:tcPr>
            <w:cnfStyle w:val="001000000000" w:firstRow="0" w:lastRow="0" w:firstColumn="1" w:lastColumn="0" w:oddVBand="0" w:evenVBand="0" w:oddHBand="0" w:evenHBand="0" w:firstRowFirstColumn="0" w:firstRowLastColumn="0" w:lastRowFirstColumn="0" w:lastRowLastColumn="0"/>
            <w:tcW w:w="611" w:type="pct"/>
            <w:vAlign w:val="center"/>
          </w:tcPr>
          <w:p w14:paraId="414BF0B9" w14:textId="77777777" w:rsidR="009314AA" w:rsidRDefault="009314AA" w:rsidP="004707D8">
            <w:pPr>
              <w:rPr>
                <w:lang w:val="en-GB"/>
              </w:rPr>
            </w:pPr>
            <w:r>
              <w:rPr>
                <w:lang w:val="en-GB"/>
              </w:rPr>
              <w:t>Rates</w:t>
            </w:r>
          </w:p>
        </w:tc>
        <w:tc>
          <w:tcPr>
            <w:tcW w:w="2194" w:type="pct"/>
            <w:gridSpan w:val="3"/>
            <w:tcBorders>
              <w:righ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1"/>
              <w:gridCol w:w="681"/>
              <w:gridCol w:w="681"/>
            </w:tblGrid>
            <w:tr w:rsidR="009314AA" w:rsidRPr="00EF6ACE" w14:paraId="5A958FDB" w14:textId="77777777" w:rsidTr="004707D8">
              <w:trPr>
                <w:jc w:val="center"/>
              </w:trPr>
              <w:tc>
                <w:tcPr>
                  <w:tcW w:w="0" w:type="auto"/>
                  <w:tcBorders>
                    <w:top w:val="nil"/>
                    <w:left w:val="nil"/>
                    <w:bottom w:val="nil"/>
                    <w:right w:val="nil"/>
                  </w:tcBorders>
                  <w:vAlign w:val="center"/>
                </w:tcPr>
                <w:p w14:paraId="195EBB68" w14:textId="77777777" w:rsidR="009314AA" w:rsidRPr="00EF6ACE" w:rsidRDefault="009314AA" w:rsidP="004707D8">
                  <w:pPr>
                    <w:jc w:val="center"/>
                    <w:rPr>
                      <w:rFonts w:ascii="Courier New" w:hAnsi="Courier New" w:cs="Courier New"/>
                      <w:lang w:val="en-GB"/>
                    </w:rPr>
                  </w:pPr>
                </w:p>
              </w:tc>
              <w:tc>
                <w:tcPr>
                  <w:tcW w:w="0" w:type="auto"/>
                  <w:tcBorders>
                    <w:top w:val="nil"/>
                    <w:left w:val="nil"/>
                    <w:right w:val="nil"/>
                  </w:tcBorders>
                  <w:vAlign w:val="center"/>
                </w:tcPr>
                <w:p w14:paraId="62484238" w14:textId="77777777" w:rsidR="009314AA" w:rsidRPr="00EF6ACE" w:rsidRDefault="009314AA" w:rsidP="004707D8">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09215C74" w14:textId="77777777" w:rsidR="009314AA" w:rsidRPr="00EF6ACE" w:rsidRDefault="009314AA" w:rsidP="004707D8">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5FE47627" w14:textId="77777777" w:rsidR="009314AA" w:rsidRPr="00EF6ACE" w:rsidRDefault="009314AA" w:rsidP="004707D8">
                  <w:pPr>
                    <w:jc w:val="center"/>
                    <w:rPr>
                      <w:rFonts w:cstheme="minorHAnsi"/>
                      <w:lang w:val="en-GB"/>
                    </w:rPr>
                  </w:pPr>
                  <w:r w:rsidRPr="00EF6ACE">
                    <w:rPr>
                      <w:rFonts w:cstheme="minorHAnsi"/>
                      <w:lang w:val="en-GB"/>
                    </w:rPr>
                    <w:t>2</w:t>
                  </w:r>
                </w:p>
              </w:tc>
            </w:tr>
            <w:tr w:rsidR="008D52FC" w:rsidRPr="004C4514" w14:paraId="6228F8C8" w14:textId="77777777" w:rsidTr="004707D8">
              <w:trPr>
                <w:jc w:val="center"/>
              </w:trPr>
              <w:tc>
                <w:tcPr>
                  <w:tcW w:w="0" w:type="auto"/>
                  <w:tcBorders>
                    <w:top w:val="nil"/>
                    <w:left w:val="nil"/>
                    <w:bottom w:val="nil"/>
                  </w:tcBorders>
                  <w:vAlign w:val="center"/>
                </w:tcPr>
                <w:p w14:paraId="36BCAEA8" w14:textId="77777777" w:rsidR="008D52FC" w:rsidRPr="00EF6ACE" w:rsidRDefault="008D52FC" w:rsidP="008D52FC">
                  <w:pPr>
                    <w:jc w:val="center"/>
                    <w:rPr>
                      <w:rFonts w:cstheme="minorHAnsi"/>
                      <w:lang w:val="en-GB"/>
                    </w:rPr>
                  </w:pPr>
                  <w:r w:rsidRPr="00EF6ACE">
                    <w:rPr>
                      <w:rFonts w:cstheme="minorHAnsi"/>
                      <w:lang w:val="en-GB"/>
                    </w:rPr>
                    <w:t>0</w:t>
                  </w:r>
                </w:p>
              </w:tc>
              <w:tc>
                <w:tcPr>
                  <w:tcW w:w="0" w:type="auto"/>
                  <w:shd w:val="clear" w:color="auto" w:fill="auto"/>
                  <w:vAlign w:val="bottom"/>
                </w:tcPr>
                <w:p w14:paraId="7F8544A9"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-0,397</w:t>
                  </w:r>
                </w:p>
              </w:tc>
              <w:tc>
                <w:tcPr>
                  <w:tcW w:w="0" w:type="auto"/>
                  <w:shd w:val="clear" w:color="auto" w:fill="auto"/>
                  <w:vAlign w:val="bottom"/>
                </w:tcPr>
                <w:p w14:paraId="36A7FB3C"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0,111</w:t>
                  </w:r>
                </w:p>
              </w:tc>
              <w:tc>
                <w:tcPr>
                  <w:tcW w:w="0" w:type="auto"/>
                  <w:shd w:val="clear" w:color="auto" w:fill="auto"/>
                  <w:vAlign w:val="bottom"/>
                </w:tcPr>
                <w:p w14:paraId="655DFFBE"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0,286</w:t>
                  </w:r>
                </w:p>
              </w:tc>
            </w:tr>
            <w:tr w:rsidR="008D52FC" w:rsidRPr="004C4514" w14:paraId="12A00FF5" w14:textId="77777777" w:rsidTr="004707D8">
              <w:trPr>
                <w:jc w:val="center"/>
              </w:trPr>
              <w:tc>
                <w:tcPr>
                  <w:tcW w:w="0" w:type="auto"/>
                  <w:tcBorders>
                    <w:top w:val="nil"/>
                    <w:left w:val="nil"/>
                    <w:bottom w:val="nil"/>
                  </w:tcBorders>
                  <w:shd w:val="clear" w:color="auto" w:fill="auto"/>
                  <w:vAlign w:val="center"/>
                </w:tcPr>
                <w:p w14:paraId="58DD0BE9" w14:textId="77777777" w:rsidR="008D52FC" w:rsidRPr="00EF6ACE" w:rsidRDefault="008D52FC" w:rsidP="008D52FC">
                  <w:pPr>
                    <w:jc w:val="center"/>
                    <w:rPr>
                      <w:rFonts w:cstheme="minorHAnsi"/>
                      <w:lang w:val="en-GB"/>
                    </w:rPr>
                  </w:pPr>
                  <w:r w:rsidRPr="00EF6ACE">
                    <w:rPr>
                      <w:rFonts w:cstheme="minorHAnsi"/>
                      <w:lang w:val="en-GB"/>
                    </w:rPr>
                    <w:t>1</w:t>
                  </w:r>
                </w:p>
              </w:tc>
              <w:tc>
                <w:tcPr>
                  <w:tcW w:w="0" w:type="auto"/>
                  <w:shd w:val="clear" w:color="auto" w:fill="auto"/>
                  <w:vAlign w:val="bottom"/>
                </w:tcPr>
                <w:p w14:paraId="331EE221"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0,127</w:t>
                  </w:r>
                </w:p>
              </w:tc>
              <w:tc>
                <w:tcPr>
                  <w:tcW w:w="0" w:type="auto"/>
                  <w:shd w:val="clear" w:color="auto" w:fill="auto"/>
                  <w:vAlign w:val="bottom"/>
                </w:tcPr>
                <w:p w14:paraId="42D5E8D3"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-0,909</w:t>
                  </w:r>
                </w:p>
              </w:tc>
              <w:tc>
                <w:tcPr>
                  <w:tcW w:w="0" w:type="auto"/>
                  <w:shd w:val="clear" w:color="auto" w:fill="auto"/>
                  <w:vAlign w:val="bottom"/>
                </w:tcPr>
                <w:p w14:paraId="2351C284"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0,782</w:t>
                  </w:r>
                </w:p>
              </w:tc>
            </w:tr>
            <w:tr w:rsidR="008D52FC" w:rsidRPr="004C4514" w14:paraId="6FDB78B8" w14:textId="77777777" w:rsidTr="004707D8">
              <w:trPr>
                <w:jc w:val="center"/>
              </w:trPr>
              <w:tc>
                <w:tcPr>
                  <w:tcW w:w="0" w:type="auto"/>
                  <w:tcBorders>
                    <w:top w:val="nil"/>
                    <w:left w:val="nil"/>
                    <w:bottom w:val="nil"/>
                  </w:tcBorders>
                  <w:shd w:val="clear" w:color="auto" w:fill="auto"/>
                  <w:vAlign w:val="center"/>
                </w:tcPr>
                <w:p w14:paraId="2190E0DB" w14:textId="77777777" w:rsidR="008D52FC" w:rsidRPr="00EF6ACE" w:rsidRDefault="008D52FC" w:rsidP="008D52FC">
                  <w:pPr>
                    <w:jc w:val="center"/>
                    <w:rPr>
                      <w:rFonts w:cstheme="minorHAnsi"/>
                      <w:lang w:val="en-GB"/>
                    </w:rPr>
                  </w:pPr>
                  <w:r w:rsidRPr="00EF6ACE">
                    <w:rPr>
                      <w:rFonts w:cstheme="minorHAnsi"/>
                      <w:lang w:val="en-GB"/>
                    </w:rPr>
                    <w:t>2</w:t>
                  </w:r>
                </w:p>
              </w:tc>
              <w:tc>
                <w:tcPr>
                  <w:tcW w:w="0" w:type="auto"/>
                  <w:shd w:val="clear" w:color="auto" w:fill="auto"/>
                  <w:vAlign w:val="bottom"/>
                </w:tcPr>
                <w:p w14:paraId="4E0EE389"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13,09</w:t>
                  </w:r>
                </w:p>
              </w:tc>
              <w:tc>
                <w:tcPr>
                  <w:tcW w:w="0" w:type="auto"/>
                  <w:shd w:val="clear" w:color="auto" w:fill="auto"/>
                  <w:vAlign w:val="bottom"/>
                </w:tcPr>
                <w:p w14:paraId="2C3BDE88"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11,89</w:t>
                  </w:r>
                </w:p>
              </w:tc>
              <w:tc>
                <w:tcPr>
                  <w:tcW w:w="0" w:type="auto"/>
                  <w:shd w:val="clear" w:color="auto" w:fill="auto"/>
                  <w:vAlign w:val="bottom"/>
                </w:tcPr>
                <w:p w14:paraId="0FD4C021"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-24,98</w:t>
                  </w:r>
                </w:p>
              </w:tc>
            </w:tr>
          </w:tbl>
          <w:p w14:paraId="51B316AA" w14:textId="77777777" w:rsidR="009314AA" w:rsidRDefault="009314AA" w:rsidP="004707D8">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95" w:type="pct"/>
            <w:gridSpan w:val="3"/>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1"/>
              <w:gridCol w:w="681"/>
              <w:gridCol w:w="681"/>
            </w:tblGrid>
            <w:tr w:rsidR="009314AA" w:rsidRPr="00EF6ACE" w14:paraId="7BFC3FCC" w14:textId="77777777" w:rsidTr="004707D8">
              <w:trPr>
                <w:jc w:val="center"/>
              </w:trPr>
              <w:tc>
                <w:tcPr>
                  <w:tcW w:w="0" w:type="auto"/>
                  <w:tcBorders>
                    <w:top w:val="nil"/>
                    <w:left w:val="nil"/>
                    <w:bottom w:val="nil"/>
                    <w:right w:val="nil"/>
                  </w:tcBorders>
                  <w:vAlign w:val="center"/>
                </w:tcPr>
                <w:p w14:paraId="5E796048" w14:textId="77777777" w:rsidR="009314AA" w:rsidRPr="00EF6ACE" w:rsidRDefault="009314AA" w:rsidP="004707D8">
                  <w:pPr>
                    <w:jc w:val="center"/>
                    <w:rPr>
                      <w:rFonts w:ascii="Courier New" w:hAnsi="Courier New" w:cs="Courier New"/>
                      <w:lang w:val="en-GB"/>
                    </w:rPr>
                  </w:pPr>
                </w:p>
              </w:tc>
              <w:tc>
                <w:tcPr>
                  <w:tcW w:w="0" w:type="auto"/>
                  <w:tcBorders>
                    <w:top w:val="nil"/>
                    <w:left w:val="nil"/>
                    <w:right w:val="nil"/>
                  </w:tcBorders>
                  <w:vAlign w:val="center"/>
                </w:tcPr>
                <w:p w14:paraId="716F92E7" w14:textId="77777777" w:rsidR="009314AA" w:rsidRPr="00EF6ACE" w:rsidRDefault="009314AA" w:rsidP="004707D8">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vAlign w:val="center"/>
                </w:tcPr>
                <w:p w14:paraId="6063A592" w14:textId="77777777" w:rsidR="009314AA" w:rsidRPr="00EF6ACE" w:rsidRDefault="009314AA" w:rsidP="004707D8">
                  <w:pPr>
                    <w:jc w:val="center"/>
                    <w:rPr>
                      <w:rFonts w:cstheme="minorHAnsi"/>
                      <w:lang w:val="en-GB"/>
                    </w:rPr>
                  </w:pPr>
                  <w:r w:rsidRPr="00EF6ACE">
                    <w:rPr>
                      <w:rFonts w:cstheme="minorHAnsi"/>
                      <w:lang w:val="en-GB"/>
                    </w:rPr>
                    <w:t>1</w:t>
                  </w:r>
                </w:p>
              </w:tc>
              <w:tc>
                <w:tcPr>
                  <w:tcW w:w="0" w:type="auto"/>
                  <w:tcBorders>
                    <w:top w:val="nil"/>
                    <w:left w:val="nil"/>
                    <w:right w:val="nil"/>
                  </w:tcBorders>
                  <w:shd w:val="clear" w:color="auto" w:fill="auto"/>
                  <w:vAlign w:val="center"/>
                </w:tcPr>
                <w:p w14:paraId="69D3C367" w14:textId="77777777" w:rsidR="009314AA" w:rsidRPr="00EF6ACE" w:rsidRDefault="009314AA" w:rsidP="004707D8">
                  <w:pPr>
                    <w:jc w:val="center"/>
                    <w:rPr>
                      <w:rFonts w:cstheme="minorHAnsi"/>
                      <w:lang w:val="en-GB"/>
                    </w:rPr>
                  </w:pPr>
                  <w:r w:rsidRPr="00EF6ACE">
                    <w:rPr>
                      <w:rFonts w:cstheme="minorHAnsi"/>
                      <w:lang w:val="en-GB"/>
                    </w:rPr>
                    <w:t>2</w:t>
                  </w:r>
                </w:p>
              </w:tc>
            </w:tr>
            <w:tr w:rsidR="008D52FC" w:rsidRPr="004C4514" w14:paraId="0FCAA1EC" w14:textId="77777777" w:rsidTr="004707D8">
              <w:trPr>
                <w:jc w:val="center"/>
              </w:trPr>
              <w:tc>
                <w:tcPr>
                  <w:tcW w:w="0" w:type="auto"/>
                  <w:tcBorders>
                    <w:top w:val="nil"/>
                    <w:left w:val="nil"/>
                    <w:bottom w:val="nil"/>
                  </w:tcBorders>
                  <w:vAlign w:val="center"/>
                </w:tcPr>
                <w:p w14:paraId="17287F34" w14:textId="77777777" w:rsidR="008D52FC" w:rsidRPr="00EF6ACE" w:rsidRDefault="008D52FC" w:rsidP="008D52FC">
                  <w:pPr>
                    <w:jc w:val="center"/>
                    <w:rPr>
                      <w:rFonts w:cstheme="minorHAnsi"/>
                      <w:lang w:val="en-GB"/>
                    </w:rPr>
                  </w:pPr>
                  <w:r w:rsidRPr="00EF6ACE">
                    <w:rPr>
                      <w:rFonts w:cstheme="minorHAnsi"/>
                      <w:lang w:val="en-GB"/>
                    </w:rPr>
                    <w:t>0</w:t>
                  </w:r>
                </w:p>
              </w:tc>
              <w:tc>
                <w:tcPr>
                  <w:tcW w:w="0" w:type="auto"/>
                  <w:shd w:val="clear" w:color="auto" w:fill="auto"/>
                  <w:vAlign w:val="bottom"/>
                </w:tcPr>
                <w:p w14:paraId="07A4BEBE"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-0,783</w:t>
                  </w:r>
                </w:p>
              </w:tc>
              <w:tc>
                <w:tcPr>
                  <w:tcW w:w="0" w:type="auto"/>
                  <w:shd w:val="clear" w:color="auto" w:fill="auto"/>
                  <w:vAlign w:val="bottom"/>
                </w:tcPr>
                <w:p w14:paraId="56363220"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0,092</w:t>
                  </w:r>
                </w:p>
              </w:tc>
              <w:tc>
                <w:tcPr>
                  <w:tcW w:w="0" w:type="auto"/>
                  <w:shd w:val="clear" w:color="auto" w:fill="auto"/>
                  <w:vAlign w:val="bottom"/>
                </w:tcPr>
                <w:p w14:paraId="782DCAD1"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0,691</w:t>
                  </w:r>
                </w:p>
              </w:tc>
            </w:tr>
            <w:tr w:rsidR="008D52FC" w:rsidRPr="004C4514" w14:paraId="4B364512" w14:textId="77777777" w:rsidTr="004707D8">
              <w:trPr>
                <w:jc w:val="center"/>
              </w:trPr>
              <w:tc>
                <w:tcPr>
                  <w:tcW w:w="0" w:type="auto"/>
                  <w:tcBorders>
                    <w:top w:val="nil"/>
                    <w:left w:val="nil"/>
                    <w:bottom w:val="nil"/>
                  </w:tcBorders>
                  <w:shd w:val="clear" w:color="auto" w:fill="auto"/>
                  <w:vAlign w:val="center"/>
                </w:tcPr>
                <w:p w14:paraId="6BB2A715" w14:textId="77777777" w:rsidR="008D52FC" w:rsidRPr="00EF6ACE" w:rsidRDefault="008D52FC" w:rsidP="008D52FC">
                  <w:pPr>
                    <w:jc w:val="center"/>
                    <w:rPr>
                      <w:rFonts w:cstheme="minorHAnsi"/>
                      <w:lang w:val="en-GB"/>
                    </w:rPr>
                  </w:pPr>
                  <w:r w:rsidRPr="00EF6ACE">
                    <w:rPr>
                      <w:rFonts w:cstheme="minorHAnsi"/>
                      <w:lang w:val="en-GB"/>
                    </w:rPr>
                    <w:t>1</w:t>
                  </w:r>
                </w:p>
              </w:tc>
              <w:tc>
                <w:tcPr>
                  <w:tcW w:w="0" w:type="auto"/>
                  <w:shd w:val="clear" w:color="auto" w:fill="auto"/>
                  <w:vAlign w:val="bottom"/>
                </w:tcPr>
                <w:p w14:paraId="3FC0D45A"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0,092</w:t>
                  </w:r>
                </w:p>
              </w:tc>
              <w:tc>
                <w:tcPr>
                  <w:tcW w:w="0" w:type="auto"/>
                  <w:shd w:val="clear" w:color="auto" w:fill="auto"/>
                  <w:vAlign w:val="bottom"/>
                </w:tcPr>
                <w:p w14:paraId="639F671F"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-0,888</w:t>
                  </w:r>
                </w:p>
              </w:tc>
              <w:tc>
                <w:tcPr>
                  <w:tcW w:w="0" w:type="auto"/>
                  <w:shd w:val="clear" w:color="auto" w:fill="auto"/>
                  <w:vAlign w:val="bottom"/>
                </w:tcPr>
                <w:p w14:paraId="7543F5B6"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0,795</w:t>
                  </w:r>
                </w:p>
              </w:tc>
            </w:tr>
            <w:tr w:rsidR="008D52FC" w:rsidRPr="004C4514" w14:paraId="315D3418" w14:textId="77777777" w:rsidTr="004707D8">
              <w:trPr>
                <w:jc w:val="center"/>
              </w:trPr>
              <w:tc>
                <w:tcPr>
                  <w:tcW w:w="0" w:type="auto"/>
                  <w:tcBorders>
                    <w:top w:val="nil"/>
                    <w:left w:val="nil"/>
                    <w:bottom w:val="nil"/>
                  </w:tcBorders>
                  <w:shd w:val="clear" w:color="auto" w:fill="auto"/>
                  <w:vAlign w:val="center"/>
                </w:tcPr>
                <w:p w14:paraId="7C04AA6A" w14:textId="77777777" w:rsidR="008D52FC" w:rsidRPr="00EF6ACE" w:rsidRDefault="008D52FC" w:rsidP="008D52FC">
                  <w:pPr>
                    <w:jc w:val="center"/>
                    <w:rPr>
                      <w:rFonts w:cstheme="minorHAnsi"/>
                      <w:lang w:val="en-GB"/>
                    </w:rPr>
                  </w:pPr>
                  <w:r w:rsidRPr="00EF6ACE">
                    <w:rPr>
                      <w:rFonts w:cstheme="minorHAnsi"/>
                      <w:lang w:val="en-GB"/>
                    </w:rPr>
                    <w:t>2</w:t>
                  </w:r>
                </w:p>
              </w:tc>
              <w:tc>
                <w:tcPr>
                  <w:tcW w:w="0" w:type="auto"/>
                  <w:shd w:val="clear" w:color="auto" w:fill="auto"/>
                  <w:vAlign w:val="bottom"/>
                </w:tcPr>
                <w:p w14:paraId="5A0A8D68"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19,48</w:t>
                  </w:r>
                </w:p>
              </w:tc>
              <w:tc>
                <w:tcPr>
                  <w:tcW w:w="0" w:type="auto"/>
                  <w:shd w:val="clear" w:color="auto" w:fill="auto"/>
                  <w:vAlign w:val="bottom"/>
                </w:tcPr>
                <w:p w14:paraId="61DFB402"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19,61</w:t>
                  </w:r>
                </w:p>
              </w:tc>
              <w:tc>
                <w:tcPr>
                  <w:tcW w:w="0" w:type="auto"/>
                  <w:shd w:val="clear" w:color="auto" w:fill="auto"/>
                  <w:vAlign w:val="bottom"/>
                </w:tcPr>
                <w:p w14:paraId="5E0999C6" w14:textId="77777777" w:rsidR="008D52FC" w:rsidRDefault="008D52FC" w:rsidP="008D52FC">
                  <w:pPr>
                    <w:jc w:val="center"/>
                    <w:rPr>
                      <w:rFonts w:ascii="Calibri" w:hAnsi="Calibri" w:cs="Calibri"/>
                      <w:color w:val="000000"/>
                      <w:sz w:val="18"/>
                      <w:szCs w:val="18"/>
                    </w:rPr>
                  </w:pPr>
                  <w:r>
                    <w:rPr>
                      <w:rFonts w:ascii="Calibri" w:hAnsi="Calibri" w:cs="Calibri"/>
                      <w:color w:val="000000"/>
                      <w:sz w:val="18"/>
                      <w:szCs w:val="18"/>
                    </w:rPr>
                    <w:t>-39,09</w:t>
                  </w:r>
                </w:p>
              </w:tc>
            </w:tr>
          </w:tbl>
          <w:p w14:paraId="5FA45D86" w14:textId="77777777" w:rsidR="009314AA" w:rsidRDefault="009314AA" w:rsidP="004707D8">
            <w:pPr>
              <w:jc w:val="center"/>
              <w:cnfStyle w:val="000000000000" w:firstRow="0" w:lastRow="0" w:firstColumn="0" w:lastColumn="0" w:oddVBand="0" w:evenVBand="0" w:oddHBand="0" w:evenHBand="0" w:firstRowFirstColumn="0" w:firstRowLastColumn="0" w:lastRowFirstColumn="0" w:lastRowLastColumn="0"/>
              <w:rPr>
                <w:lang w:val="en-GB"/>
              </w:rPr>
            </w:pPr>
          </w:p>
        </w:tc>
      </w:tr>
      <w:tr w:rsidR="009314AA" w14:paraId="75FFC8B6" w14:textId="77777777" w:rsidTr="008D5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31098DFC" w14:textId="77777777" w:rsidR="009314AA" w:rsidRDefault="009314AA" w:rsidP="004707D8">
            <w:pPr>
              <w:rPr>
                <w:lang w:val="en-GB"/>
              </w:rPr>
            </w:pPr>
            <w:r>
              <w:rPr>
                <w:lang w:val="en-GB"/>
              </w:rPr>
              <w:t>Node</w:t>
            </w:r>
          </w:p>
        </w:tc>
        <w:tc>
          <w:tcPr>
            <w:tcW w:w="732" w:type="pct"/>
          </w:tcPr>
          <w:p w14:paraId="5698C740"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731" w:type="pct"/>
          </w:tcPr>
          <w:p w14:paraId="3E20BFC3"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731" w:type="pct"/>
            <w:tcBorders>
              <w:right w:val="single" w:sz="4" w:space="0" w:color="5B9BD5" w:themeColor="accent1"/>
            </w:tcBorders>
          </w:tcPr>
          <w:p w14:paraId="096969B2"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c>
          <w:tcPr>
            <w:tcW w:w="732" w:type="pct"/>
            <w:tcBorders>
              <w:left w:val="single" w:sz="4" w:space="0" w:color="5B9BD5" w:themeColor="accent1"/>
            </w:tcBorders>
          </w:tcPr>
          <w:p w14:paraId="2C087A94"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vertAlign w:val="subscript"/>
                <w:lang w:val="en-GB"/>
              </w:rPr>
            </w:pPr>
            <w:r w:rsidRPr="001B67E7">
              <w:rPr>
                <w:b/>
                <w:lang w:val="en-GB"/>
              </w:rPr>
              <w:t>P</w:t>
            </w:r>
            <w:r w:rsidRPr="001B67E7">
              <w:rPr>
                <w:b/>
                <w:vertAlign w:val="subscript"/>
                <w:lang w:val="en-GB"/>
              </w:rPr>
              <w:t>f</w:t>
            </w:r>
          </w:p>
        </w:tc>
        <w:tc>
          <w:tcPr>
            <w:tcW w:w="731" w:type="pct"/>
          </w:tcPr>
          <w:p w14:paraId="5C5339FC"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731" w:type="pct"/>
          </w:tcPr>
          <w:p w14:paraId="7FE4578D" w14:textId="77777777" w:rsidR="009314AA" w:rsidRPr="001B67E7" w:rsidRDefault="009314AA" w:rsidP="004707D8">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b</w:t>
            </w:r>
          </w:p>
        </w:tc>
      </w:tr>
      <w:tr w:rsidR="008D52FC" w14:paraId="49CF3ACE" w14:textId="77777777" w:rsidTr="008D52FC">
        <w:tc>
          <w:tcPr>
            <w:cnfStyle w:val="001000000000" w:firstRow="0" w:lastRow="0" w:firstColumn="1" w:lastColumn="0" w:oddVBand="0" w:evenVBand="0" w:oddHBand="0" w:evenHBand="0" w:firstRowFirstColumn="0" w:firstRowLastColumn="0" w:lastRowFirstColumn="0" w:lastRowLastColumn="0"/>
            <w:tcW w:w="611" w:type="pct"/>
            <w:vAlign w:val="center"/>
          </w:tcPr>
          <w:p w14:paraId="70C3DE22" w14:textId="77777777" w:rsidR="008D52FC" w:rsidRDefault="008D52FC" w:rsidP="008D52FC">
            <w:pPr>
              <w:rPr>
                <w:lang w:val="en-GB"/>
              </w:rPr>
            </w:pPr>
            <w:r>
              <w:rPr>
                <w:lang w:val="en-GB"/>
              </w:rPr>
              <w:t>Root</w:t>
            </w:r>
          </w:p>
        </w:tc>
        <w:tc>
          <w:tcPr>
            <w:tcW w:w="732" w:type="pct"/>
            <w:vAlign w:val="bottom"/>
          </w:tcPr>
          <w:p w14:paraId="252DAD79"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0,008</w:t>
            </w:r>
          </w:p>
        </w:tc>
        <w:tc>
          <w:tcPr>
            <w:tcW w:w="731" w:type="pct"/>
            <w:vAlign w:val="bottom"/>
          </w:tcPr>
          <w:p w14:paraId="6464BCD1"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0,782</w:t>
            </w:r>
          </w:p>
        </w:tc>
        <w:tc>
          <w:tcPr>
            <w:tcW w:w="731" w:type="pct"/>
            <w:tcBorders>
              <w:right w:val="single" w:sz="4" w:space="0" w:color="5B9BD5" w:themeColor="accent1"/>
            </w:tcBorders>
            <w:vAlign w:val="bottom"/>
          </w:tcPr>
          <w:p w14:paraId="07AC912B"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0,210</w:t>
            </w:r>
          </w:p>
        </w:tc>
        <w:tc>
          <w:tcPr>
            <w:tcW w:w="732" w:type="pct"/>
            <w:tcBorders>
              <w:left w:val="single" w:sz="4" w:space="0" w:color="5B9BD5" w:themeColor="accent1"/>
            </w:tcBorders>
            <w:vAlign w:val="bottom"/>
          </w:tcPr>
          <w:p w14:paraId="0249E00A"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0,417</w:t>
            </w:r>
          </w:p>
        </w:tc>
        <w:tc>
          <w:tcPr>
            <w:tcW w:w="731" w:type="pct"/>
            <w:vAlign w:val="bottom"/>
          </w:tcPr>
          <w:p w14:paraId="672482B2"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0,254</w:t>
            </w:r>
          </w:p>
        </w:tc>
        <w:tc>
          <w:tcPr>
            <w:tcW w:w="731" w:type="pct"/>
            <w:vAlign w:val="bottom"/>
          </w:tcPr>
          <w:p w14:paraId="7EB6E72A"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0,329</w:t>
            </w:r>
          </w:p>
        </w:tc>
      </w:tr>
      <w:tr w:rsidR="008D52FC" w14:paraId="387151D5" w14:textId="77777777" w:rsidTr="008D5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2E0FD71D" w14:textId="77777777" w:rsidR="008D52FC" w:rsidRDefault="008D52FC" w:rsidP="008D52FC">
            <w:pPr>
              <w:rPr>
                <w:lang w:val="en-GB"/>
              </w:rPr>
            </w:pPr>
            <w:r>
              <w:rPr>
                <w:lang w:val="en-GB"/>
              </w:rPr>
              <w:t>G+A</w:t>
            </w:r>
          </w:p>
        </w:tc>
        <w:tc>
          <w:tcPr>
            <w:tcW w:w="732" w:type="pct"/>
            <w:vAlign w:val="bottom"/>
          </w:tcPr>
          <w:p w14:paraId="30BC4B0D" w14:textId="77777777" w:rsidR="008D52FC" w:rsidRDefault="008D52FC" w:rsidP="008D52F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0,072</w:t>
            </w:r>
          </w:p>
        </w:tc>
        <w:tc>
          <w:tcPr>
            <w:tcW w:w="731" w:type="pct"/>
            <w:vAlign w:val="bottom"/>
          </w:tcPr>
          <w:p w14:paraId="4298118E" w14:textId="77777777" w:rsidR="008D52FC" w:rsidRDefault="008D52FC" w:rsidP="008D52F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0,903</w:t>
            </w:r>
          </w:p>
        </w:tc>
        <w:tc>
          <w:tcPr>
            <w:tcW w:w="731" w:type="pct"/>
            <w:tcBorders>
              <w:right w:val="single" w:sz="4" w:space="0" w:color="5B9BD5" w:themeColor="accent1"/>
            </w:tcBorders>
            <w:vAlign w:val="bottom"/>
          </w:tcPr>
          <w:p w14:paraId="5EE65AA3" w14:textId="77777777" w:rsidR="008D52FC" w:rsidRDefault="008D52FC" w:rsidP="008D52F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0,024</w:t>
            </w:r>
          </w:p>
        </w:tc>
        <w:tc>
          <w:tcPr>
            <w:tcW w:w="732" w:type="pct"/>
            <w:tcBorders>
              <w:left w:val="single" w:sz="4" w:space="0" w:color="5B9BD5" w:themeColor="accent1"/>
            </w:tcBorders>
            <w:vAlign w:val="bottom"/>
          </w:tcPr>
          <w:p w14:paraId="46300830" w14:textId="77777777" w:rsidR="008D52FC" w:rsidRDefault="008D52FC" w:rsidP="008D52F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0,522</w:t>
            </w:r>
          </w:p>
        </w:tc>
        <w:tc>
          <w:tcPr>
            <w:tcW w:w="731" w:type="pct"/>
            <w:vAlign w:val="bottom"/>
          </w:tcPr>
          <w:p w14:paraId="3BB705A2" w14:textId="77777777" w:rsidR="008D52FC" w:rsidRDefault="008D52FC" w:rsidP="008D52F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0,459</w:t>
            </w:r>
          </w:p>
        </w:tc>
        <w:tc>
          <w:tcPr>
            <w:tcW w:w="731" w:type="pct"/>
            <w:vAlign w:val="bottom"/>
          </w:tcPr>
          <w:p w14:paraId="775FFCC7" w14:textId="77777777" w:rsidR="008D52FC" w:rsidRDefault="008D52FC" w:rsidP="008D52F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0,019</w:t>
            </w:r>
          </w:p>
        </w:tc>
      </w:tr>
      <w:tr w:rsidR="008D52FC" w14:paraId="501ACFF5" w14:textId="77777777" w:rsidTr="008D52FC">
        <w:tc>
          <w:tcPr>
            <w:cnfStyle w:val="001000000000" w:firstRow="0" w:lastRow="0" w:firstColumn="1" w:lastColumn="0" w:oddVBand="0" w:evenVBand="0" w:oddHBand="0" w:evenHBand="0" w:firstRowFirstColumn="0" w:firstRowLastColumn="0" w:lastRowFirstColumn="0" w:lastRowLastColumn="0"/>
            <w:tcW w:w="611" w:type="pct"/>
            <w:vAlign w:val="center"/>
          </w:tcPr>
          <w:p w14:paraId="6E5D35D0" w14:textId="77777777" w:rsidR="008D52FC" w:rsidRDefault="008D52FC" w:rsidP="008D52FC">
            <w:pPr>
              <w:rPr>
                <w:lang w:val="en-GB"/>
              </w:rPr>
            </w:pPr>
            <w:r>
              <w:rPr>
                <w:lang w:val="en-GB"/>
              </w:rPr>
              <w:t>A</w:t>
            </w:r>
          </w:p>
        </w:tc>
        <w:tc>
          <w:tcPr>
            <w:tcW w:w="732" w:type="pct"/>
            <w:vAlign w:val="bottom"/>
          </w:tcPr>
          <w:p w14:paraId="08E659D0"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0,097</w:t>
            </w:r>
          </w:p>
        </w:tc>
        <w:tc>
          <w:tcPr>
            <w:tcW w:w="731" w:type="pct"/>
            <w:vAlign w:val="bottom"/>
          </w:tcPr>
          <w:p w14:paraId="08102DBF"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0,883</w:t>
            </w:r>
          </w:p>
        </w:tc>
        <w:tc>
          <w:tcPr>
            <w:tcW w:w="731" w:type="pct"/>
            <w:tcBorders>
              <w:right w:val="single" w:sz="4" w:space="0" w:color="5B9BD5" w:themeColor="accent1"/>
            </w:tcBorders>
            <w:vAlign w:val="bottom"/>
          </w:tcPr>
          <w:p w14:paraId="6FB7C02A"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0,021</w:t>
            </w:r>
          </w:p>
        </w:tc>
        <w:tc>
          <w:tcPr>
            <w:tcW w:w="732" w:type="pct"/>
            <w:tcBorders>
              <w:left w:val="single" w:sz="4" w:space="0" w:color="5B9BD5" w:themeColor="accent1"/>
            </w:tcBorders>
            <w:vAlign w:val="bottom"/>
          </w:tcPr>
          <w:p w14:paraId="77540BE8"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0,526</w:t>
            </w:r>
          </w:p>
        </w:tc>
        <w:tc>
          <w:tcPr>
            <w:tcW w:w="731" w:type="pct"/>
            <w:vAlign w:val="bottom"/>
          </w:tcPr>
          <w:p w14:paraId="6E59BED6"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0,454</w:t>
            </w:r>
          </w:p>
        </w:tc>
        <w:tc>
          <w:tcPr>
            <w:tcW w:w="731" w:type="pct"/>
            <w:vAlign w:val="bottom"/>
          </w:tcPr>
          <w:p w14:paraId="03FB05D1" w14:textId="77777777" w:rsidR="008D52FC" w:rsidRDefault="008D52FC" w:rsidP="008D52F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0,020</w:t>
            </w:r>
          </w:p>
        </w:tc>
      </w:tr>
    </w:tbl>
    <w:p w14:paraId="2FA8CA37" w14:textId="317A7BDB" w:rsidR="009314AA" w:rsidRDefault="009314AA" w:rsidP="009314AA">
      <w:pPr>
        <w:pStyle w:val="Caption"/>
        <w:rPr>
          <w:i w:val="0"/>
          <w:lang w:val="en-GB"/>
        </w:rPr>
      </w:pPr>
      <w:bookmarkStart w:id="162" w:name="_Ref496367641"/>
      <w:r w:rsidRPr="001B67E7">
        <w:rPr>
          <w:b/>
          <w:lang w:val="en-GB"/>
        </w:rPr>
        <w:t xml:space="preserve">Table </w:t>
      </w:r>
      <w:r>
        <w:rPr>
          <w:b/>
          <w:lang w:val="en-GB"/>
        </w:rPr>
        <w:fldChar w:fldCharType="begin"/>
      </w:r>
      <w:r>
        <w:rPr>
          <w:b/>
          <w:lang w:val="en-GB"/>
        </w:rPr>
        <w:instrText xml:space="preserve"> SEQ Table \* ARABIC </w:instrText>
      </w:r>
      <w:r>
        <w:rPr>
          <w:b/>
          <w:lang w:val="en-GB"/>
        </w:rPr>
        <w:fldChar w:fldCharType="separate"/>
      </w:r>
      <w:r w:rsidR="007B0197">
        <w:rPr>
          <w:b/>
          <w:noProof/>
          <w:lang w:val="en-GB"/>
        </w:rPr>
        <w:t>11</w:t>
      </w:r>
      <w:r>
        <w:rPr>
          <w:b/>
          <w:lang w:val="en-GB"/>
        </w:rPr>
        <w:fldChar w:fldCharType="end"/>
      </w:r>
      <w:bookmarkEnd w:id="162"/>
      <w:r w:rsidRPr="001B67E7">
        <w:rPr>
          <w:lang w:val="en-GB"/>
        </w:rPr>
        <w:t xml:space="preserve">: </w:t>
      </w:r>
      <w:r>
        <w:rPr>
          <w:i w:val="0"/>
          <w:lang w:val="en-GB"/>
        </w:rPr>
        <w:t>Results of the model averaging analyses.</w:t>
      </w:r>
    </w:p>
    <w:p w14:paraId="79625C25" w14:textId="7D6BCE5A" w:rsidR="008F6B9C" w:rsidRDefault="008D52FC" w:rsidP="008F6B9C">
      <w:pPr>
        <w:jc w:val="both"/>
        <w:rPr>
          <w:lang w:val="en-GB"/>
        </w:rPr>
      </w:pPr>
      <w:r>
        <w:rPr>
          <w:lang w:val="en-GB"/>
        </w:rPr>
        <w:t>As before, the BMA particularly shows t</w:t>
      </w:r>
      <w:r w:rsidR="009314AA">
        <w:rPr>
          <w:lang w:val="en-GB"/>
        </w:rPr>
        <w:t>hat the data, on its own, does not give a definitive answer to whether any of the ancestors of our interest lived in a freshwater or marine environment. The complete ancestral state reconstruction plots for these model averages are availab</w:t>
      </w:r>
      <w:r>
        <w:rPr>
          <w:lang w:val="en-GB"/>
        </w:rPr>
        <w:t xml:space="preserve">le </w:t>
      </w:r>
      <w:r w:rsidR="00B62F99">
        <w:rPr>
          <w:lang w:val="en-GB"/>
        </w:rPr>
        <w:t xml:space="preserve">from </w:t>
      </w:r>
      <w:r w:rsidR="00C54AFB">
        <w:fldChar w:fldCharType="begin"/>
      </w:r>
      <w:r w:rsidR="00C54AFB" w:rsidRPr="00C54AFB">
        <w:rPr>
          <w:lang w:val="en-US"/>
          <w:rPrChange w:id="163" w:author="Giorgio Bianchini" w:date="2017-10-29T18:28:00Z">
            <w:rPr/>
          </w:rPrChange>
        </w:rPr>
        <w:instrText xml:space="preserve"> HYPERLINK "https://github.com/patrisan/Chloroplast_PNAS" </w:instrText>
      </w:r>
      <w:r w:rsidR="00C54AFB">
        <w:fldChar w:fldCharType="separate"/>
      </w:r>
      <w:r w:rsidR="00B62F99" w:rsidRPr="00BE1558">
        <w:rPr>
          <w:rStyle w:val="Hyperlink"/>
          <w:lang w:val="en-US"/>
        </w:rPr>
        <w:t>https://github.com/patrisan/Chloroplast_PNAS</w:t>
      </w:r>
      <w:r w:rsidR="00C54AFB">
        <w:rPr>
          <w:rStyle w:val="Hyperlink"/>
          <w:lang w:val="en-US"/>
        </w:rPr>
        <w:fldChar w:fldCharType="end"/>
      </w:r>
      <w:r>
        <w:rPr>
          <w:lang w:val="en-GB"/>
        </w:rPr>
        <w:t>.</w:t>
      </w:r>
    </w:p>
    <w:p w14:paraId="4D75F22C" w14:textId="77777777" w:rsidR="008D52FC" w:rsidRDefault="008D52FC" w:rsidP="008F6B9C">
      <w:pPr>
        <w:jc w:val="both"/>
        <w:rPr>
          <w:rFonts w:cstheme="minorHAnsi"/>
          <w:lang w:val="en-GB"/>
        </w:rPr>
      </w:pPr>
      <w:r>
        <w:rPr>
          <w:lang w:val="en-GB"/>
        </w:rPr>
        <w:t xml:space="preserve">Unfortunately, the </w:t>
      </w:r>
      <w:proofErr w:type="spellStart"/>
      <w:r w:rsidRPr="008D52FC">
        <w:rPr>
          <w:rFonts w:ascii="Courier New" w:hAnsi="Courier New" w:cs="Courier New"/>
          <w:lang w:val="en-GB"/>
        </w:rPr>
        <w:t>rayDISC</w:t>
      </w:r>
      <w:proofErr w:type="spellEnd"/>
      <w:r>
        <w:rPr>
          <w:rFonts w:cstheme="minorHAnsi"/>
          <w:lang w:val="en-GB"/>
        </w:rPr>
        <w:t xml:space="preserve"> function does not allow the users to set a prior on the transition rates, and thus we could not </w:t>
      </w:r>
      <w:r w:rsidR="005C2822">
        <w:rPr>
          <w:rFonts w:cstheme="minorHAnsi"/>
          <w:lang w:val="en-GB"/>
        </w:rPr>
        <w:t>implement</w:t>
      </w:r>
      <w:r w:rsidR="005C2822" w:rsidRPr="005C2822">
        <w:rPr>
          <w:rFonts w:cstheme="minorHAnsi"/>
          <w:lang w:val="en-GB"/>
        </w:rPr>
        <w:t xml:space="preserve"> </w:t>
      </w:r>
      <w:r w:rsidR="005C2822">
        <w:rPr>
          <w:rFonts w:cstheme="minorHAnsi"/>
          <w:lang w:val="en-GB"/>
        </w:rPr>
        <w:t>in the analysis</w:t>
      </w:r>
      <w:r>
        <w:rPr>
          <w:rFonts w:cstheme="minorHAnsi"/>
          <w:lang w:val="en-GB"/>
        </w:rPr>
        <w:t xml:space="preserve"> the biological insight that transition rates should be low.</w:t>
      </w:r>
    </w:p>
    <w:p w14:paraId="1D10C8D6" w14:textId="1899B7C2" w:rsidR="008D52FC" w:rsidRDefault="00641DF3" w:rsidP="002A06C2">
      <w:pPr>
        <w:rPr>
          <w:lang w:val="en-GB"/>
        </w:rPr>
      </w:pPr>
      <w:r>
        <w:rPr>
          <w:rFonts w:cstheme="minorHAnsi"/>
          <w:lang w:val="en-GB"/>
        </w:rPr>
        <w:br w:type="page"/>
      </w:r>
      <w:bookmarkStart w:id="164" w:name="_Toc496791489"/>
      <w:r>
        <w:rPr>
          <w:lang w:val="en-GB"/>
        </w:rPr>
        <w:lastRenderedPageBreak/>
        <w:t>Binary data</w:t>
      </w:r>
      <w:bookmarkEnd w:id="164"/>
    </w:p>
    <w:p w14:paraId="50A13C2D" w14:textId="149A8998" w:rsidR="00641DF3" w:rsidRDefault="00641DF3" w:rsidP="005968CE">
      <w:pPr>
        <w:pStyle w:val="Heading3"/>
        <w:rPr>
          <w:lang w:val="en-GB"/>
        </w:rPr>
      </w:pPr>
      <w:bookmarkStart w:id="165" w:name="_Toc496791490"/>
      <w:r>
        <w:rPr>
          <w:lang w:val="en-GB"/>
        </w:rPr>
        <w:t>Phytools</w:t>
      </w:r>
      <w:bookmarkEnd w:id="165"/>
    </w:p>
    <w:p w14:paraId="079D4FCF" w14:textId="02655A82" w:rsidR="00641DF3" w:rsidRDefault="000A0542" w:rsidP="000A0542">
      <w:pPr>
        <w:jc w:val="both"/>
        <w:rPr>
          <w:lang w:val="en-GB"/>
        </w:rPr>
      </w:pPr>
      <w:r>
        <w:rPr>
          <w:lang w:val="en-GB"/>
        </w:rPr>
        <w:t xml:space="preserve">The “binary” dataset, in which brackish species are coded as marine, should help address the bias in the transition rates resulting from the presence of only two brackish species. As Nakov et al </w:t>
      </w:r>
      <w:sdt>
        <w:sdtPr>
          <w:rPr>
            <w:lang w:val="en-GB"/>
          </w:rPr>
          <w:id w:val="-1495718853"/>
          <w:citation/>
        </w:sdtPr>
        <w:sdtContent>
          <w:r>
            <w:rPr>
              <w:lang w:val="en-GB"/>
            </w:rPr>
            <w:fldChar w:fldCharType="begin"/>
          </w:r>
          <w:r w:rsidRPr="00DD25E6">
            <w:rPr>
              <w:lang w:val="en-US"/>
            </w:rPr>
            <w:instrText xml:space="preserve"> CITATION Nak17 \l 1040 </w:instrText>
          </w:r>
          <w:r>
            <w:rPr>
              <w:lang w:val="en-GB"/>
            </w:rPr>
            <w:fldChar w:fldCharType="separate"/>
          </w:r>
          <w:r w:rsidRPr="005968CE">
            <w:rPr>
              <w:noProof/>
              <w:lang w:val="en-US"/>
            </w:rPr>
            <w:t>[1]</w:t>
          </w:r>
          <w:r>
            <w:rPr>
              <w:lang w:val="en-GB"/>
            </w:rPr>
            <w:fldChar w:fldCharType="end"/>
          </w:r>
        </w:sdtContent>
      </w:sdt>
      <w:r>
        <w:rPr>
          <w:lang w:val="en-GB"/>
        </w:rPr>
        <w:t xml:space="preserve"> did, we thus used this dataset to perform the same analyses that were performed on the multistate dataset.</w:t>
      </w:r>
    </w:p>
    <w:p w14:paraId="054DE833" w14:textId="46A2E3BD" w:rsidR="000A0542" w:rsidRDefault="000A0542" w:rsidP="005968CE">
      <w:pPr>
        <w:jc w:val="both"/>
        <w:rPr>
          <w:lang w:val="en-GB"/>
        </w:rPr>
      </w:pPr>
      <w:r>
        <w:rPr>
          <w:lang w:val="en-GB"/>
        </w:rPr>
        <w:t xml:space="preserve">We first analysed the data using the </w:t>
      </w:r>
      <w:r w:rsidRPr="005968CE">
        <w:rPr>
          <w:rFonts w:ascii="Courier New" w:hAnsi="Courier New" w:cs="Courier New"/>
          <w:lang w:val="en-GB"/>
        </w:rPr>
        <w:t>make.simmap</w:t>
      </w:r>
      <w:r>
        <w:rPr>
          <w:lang w:val="en-GB"/>
        </w:rPr>
        <w:t xml:space="preserve"> function of the </w:t>
      </w:r>
      <w:r w:rsidRPr="005968CE">
        <w:rPr>
          <w:rFonts w:ascii="Courier New" w:hAnsi="Courier New" w:cs="Courier New"/>
          <w:lang w:val="en-GB"/>
        </w:rPr>
        <w:t>phytools</w:t>
      </w:r>
      <w:r>
        <w:rPr>
          <w:lang w:val="en-GB"/>
        </w:rPr>
        <w:t xml:space="preserve"> package. For binary data, the SYM model is identical to the ER model, and thus we only tested the ER and ARD models.</w:t>
      </w:r>
    </w:p>
    <w:p w14:paraId="7207AA8A" w14:textId="04B78AC9" w:rsidR="000A0542" w:rsidRDefault="000A0542" w:rsidP="005968CE">
      <w:pPr>
        <w:jc w:val="both"/>
        <w:rPr>
          <w:rFonts w:cstheme="minorHAnsi"/>
          <w:lang w:val="en-GB"/>
        </w:rPr>
      </w:pPr>
      <w:r>
        <w:rPr>
          <w:lang w:val="en-GB"/>
        </w:rPr>
        <w:t xml:space="preserve">As before, we set the prior on the root node as </w:t>
      </w:r>
      <w:r w:rsidRPr="00D4086B">
        <w:rPr>
          <w:rFonts w:ascii="Courier New" w:hAnsi="Courier New" w:cs="Courier New"/>
          <w:lang w:val="en-GB"/>
        </w:rPr>
        <w:t>equal</w:t>
      </w:r>
      <w:r>
        <w:rPr>
          <w:rFonts w:cstheme="minorHAnsi"/>
          <w:lang w:val="en-GB"/>
        </w:rPr>
        <w:t xml:space="preserve"> and we simulated 1000 stochastic maps with an </w:t>
      </w:r>
      <w:r w:rsidRPr="00D4086B">
        <w:rPr>
          <w:rFonts w:ascii="Courier New" w:hAnsi="Courier New" w:cs="Courier New"/>
          <w:lang w:val="en-GB"/>
        </w:rPr>
        <w:t>empirical</w:t>
      </w:r>
      <w:r>
        <w:rPr>
          <w:rFonts w:cstheme="minorHAnsi"/>
          <w:lang w:val="en-GB"/>
        </w:rPr>
        <w:t xml:space="preserve"> rate matrix. The results of these analyses are summarised in </w:t>
      </w:r>
      <w:r w:rsidR="00B77C16" w:rsidRPr="00B77C16">
        <w:rPr>
          <w:rStyle w:val="IntenseReference"/>
        </w:rPr>
        <w:fldChar w:fldCharType="begin"/>
      </w:r>
      <w:r w:rsidR="00B77C16" w:rsidRPr="00B77C16">
        <w:rPr>
          <w:rStyle w:val="IntenseReference"/>
        </w:rPr>
        <w:instrText xml:space="preserve"> REF _Ref496532801 \h </w:instrText>
      </w:r>
      <w:r w:rsidR="00B77C16">
        <w:rPr>
          <w:rStyle w:val="IntenseReference"/>
        </w:rPr>
        <w:instrText xml:space="preserve"> \* MERGEFORMAT </w:instrText>
      </w:r>
      <w:r w:rsidR="00B77C16" w:rsidRPr="00B77C16">
        <w:rPr>
          <w:rStyle w:val="IntenseReference"/>
        </w:rPr>
      </w:r>
      <w:r w:rsidR="00B77C16" w:rsidRPr="00B77C16">
        <w:rPr>
          <w:rStyle w:val="IntenseReference"/>
        </w:rPr>
        <w:fldChar w:fldCharType="separate"/>
      </w:r>
      <w:ins w:id="166" w:author="Giorgio Bianchini" w:date="2017-10-29T18:39:00Z">
        <w:r w:rsidR="007B0197" w:rsidRPr="007B0197">
          <w:rPr>
            <w:rStyle w:val="IntenseReference"/>
            <w:lang w:val="en-US"/>
            <w:rPrChange w:id="167" w:author="Giorgio Bianchini" w:date="2017-10-29T18:39:00Z">
              <w:rPr>
                <w:b/>
                <w:lang w:val="en-GB"/>
              </w:rPr>
            </w:rPrChange>
          </w:rPr>
          <w:t xml:space="preserve">Table </w:t>
        </w:r>
        <w:r w:rsidR="007B0197" w:rsidRPr="007B0197">
          <w:rPr>
            <w:rStyle w:val="IntenseReference"/>
            <w:lang w:val="en-US"/>
            <w:rPrChange w:id="168" w:author="Giorgio Bianchini" w:date="2017-10-29T18:39:00Z">
              <w:rPr>
                <w:b/>
                <w:noProof/>
                <w:lang w:val="en-GB"/>
              </w:rPr>
            </w:rPrChange>
          </w:rPr>
          <w:t>12</w:t>
        </w:r>
      </w:ins>
      <w:del w:id="169" w:author="Giorgio Bianchini" w:date="2017-10-29T18:39:00Z">
        <w:r w:rsidR="002A10E6" w:rsidRPr="000F7D59" w:rsidDel="007B0197">
          <w:rPr>
            <w:rStyle w:val="IntenseReference"/>
            <w:lang w:val="en-US"/>
          </w:rPr>
          <w:delText>Table 12</w:delText>
        </w:r>
      </w:del>
      <w:r w:rsidR="00B77C16" w:rsidRPr="00B77C16">
        <w:rPr>
          <w:rStyle w:val="IntenseReference"/>
        </w:rPr>
        <w:fldChar w:fldCharType="end"/>
      </w:r>
      <w:r>
        <w:rPr>
          <w:rFonts w:cstheme="minorHAnsi"/>
          <w:lang w:val="en-GB"/>
        </w:rPr>
        <w:t>.</w:t>
      </w:r>
    </w:p>
    <w:tbl>
      <w:tblPr>
        <w:tblStyle w:val="ListTable4-Accent11"/>
        <w:tblW w:w="5000" w:type="pct"/>
        <w:tblLook w:val="0480" w:firstRow="0" w:lastRow="0" w:firstColumn="1" w:lastColumn="0" w:noHBand="0" w:noVBand="1"/>
      </w:tblPr>
      <w:tblGrid>
        <w:gridCol w:w="2176"/>
        <w:gridCol w:w="1768"/>
        <w:gridCol w:w="1770"/>
        <w:gridCol w:w="2071"/>
        <w:gridCol w:w="2069"/>
      </w:tblGrid>
      <w:tr w:rsidR="005968CE" w14:paraId="614602B6" w14:textId="77777777" w:rsidTr="0059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shd w:val="clear" w:color="auto" w:fill="5B9BD5" w:themeFill="accent1"/>
          </w:tcPr>
          <w:p w14:paraId="3C281E7F" w14:textId="59D8AB8F" w:rsidR="005968CE" w:rsidRPr="005968CE" w:rsidRDefault="005968CE" w:rsidP="000A0542">
            <w:pPr>
              <w:jc w:val="both"/>
              <w:rPr>
                <w:color w:val="FFFFFF" w:themeColor="background1"/>
                <w:lang w:val="en-GB"/>
              </w:rPr>
            </w:pPr>
            <w:r w:rsidRPr="005968CE">
              <w:rPr>
                <w:color w:val="FFFFFF" w:themeColor="background1"/>
                <w:lang w:val="en-GB"/>
              </w:rPr>
              <w:t>Model</w:t>
            </w:r>
          </w:p>
        </w:tc>
        <w:tc>
          <w:tcPr>
            <w:tcW w:w="1795" w:type="pct"/>
            <w:gridSpan w:val="2"/>
            <w:tcBorders>
              <w:bottom w:val="single" w:sz="4" w:space="0" w:color="9CC2E5" w:themeColor="accent1" w:themeTint="99"/>
              <w:right w:val="single" w:sz="4" w:space="0" w:color="9CC2E5" w:themeColor="accent1" w:themeTint="99"/>
            </w:tcBorders>
            <w:shd w:val="clear" w:color="auto" w:fill="5B9BD5" w:themeFill="accent1"/>
          </w:tcPr>
          <w:p w14:paraId="6A26D131" w14:textId="1BC06720" w:rsidR="005968CE" w:rsidRPr="005968CE" w:rsidRDefault="005968CE" w:rsidP="005968C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5968CE">
              <w:rPr>
                <w:b/>
                <w:color w:val="FFFFFF" w:themeColor="background1"/>
                <w:lang w:val="en-GB"/>
              </w:rPr>
              <w:t>Equal Rates (ER)</w:t>
            </w:r>
          </w:p>
        </w:tc>
        <w:tc>
          <w:tcPr>
            <w:tcW w:w="2101" w:type="pct"/>
            <w:gridSpan w:val="2"/>
            <w:tcBorders>
              <w:left w:val="single" w:sz="4" w:space="0" w:color="9CC2E5" w:themeColor="accent1" w:themeTint="99"/>
            </w:tcBorders>
            <w:shd w:val="clear" w:color="auto" w:fill="5B9BD5" w:themeFill="accent1"/>
          </w:tcPr>
          <w:p w14:paraId="6E342395" w14:textId="7318061A" w:rsidR="005968CE" w:rsidRPr="005968CE" w:rsidRDefault="005968CE" w:rsidP="005968C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5968CE">
              <w:rPr>
                <w:b/>
                <w:color w:val="FFFFFF" w:themeColor="background1"/>
                <w:lang w:val="en-GB"/>
              </w:rPr>
              <w:t>All-rates-different (ARD)</w:t>
            </w:r>
          </w:p>
        </w:tc>
      </w:tr>
      <w:tr w:rsidR="005968CE" w14:paraId="4BF202BB" w14:textId="77777777" w:rsidTr="00B77C16">
        <w:trPr>
          <w:trHeight w:val="1020"/>
        </w:trPr>
        <w:tc>
          <w:tcPr>
            <w:cnfStyle w:val="001000000000" w:firstRow="0" w:lastRow="0" w:firstColumn="1" w:lastColumn="0" w:oddVBand="0" w:evenVBand="0" w:oddHBand="0" w:evenHBand="0" w:firstRowFirstColumn="0" w:firstRowLastColumn="0" w:lastRowFirstColumn="0" w:lastRowLastColumn="0"/>
            <w:tcW w:w="1104" w:type="pct"/>
            <w:vAlign w:val="center"/>
          </w:tcPr>
          <w:p w14:paraId="55E2FC6C" w14:textId="51DA2431" w:rsidR="005968CE" w:rsidRDefault="00B77C16" w:rsidP="00B77C16">
            <w:pPr>
              <w:rPr>
                <w:lang w:val="en-GB"/>
              </w:rPr>
            </w:pPr>
            <w:r>
              <w:rPr>
                <w:lang w:val="en-GB"/>
              </w:rPr>
              <w:t>Maximum likelihood estimate of the rate matrix</w:t>
            </w:r>
          </w:p>
        </w:tc>
        <w:tc>
          <w:tcPr>
            <w:tcW w:w="1795" w:type="pct"/>
            <w:gridSpan w:val="2"/>
            <w:tcBorders>
              <w:righ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5968CE" w:rsidRPr="00EF6ACE" w14:paraId="1383D717" w14:textId="77777777" w:rsidTr="00465D49">
              <w:trPr>
                <w:jc w:val="center"/>
              </w:trPr>
              <w:tc>
                <w:tcPr>
                  <w:tcW w:w="0" w:type="auto"/>
                  <w:tcBorders>
                    <w:top w:val="nil"/>
                    <w:left w:val="nil"/>
                    <w:bottom w:val="nil"/>
                    <w:right w:val="nil"/>
                  </w:tcBorders>
                </w:tcPr>
                <w:p w14:paraId="7F51920A" w14:textId="77777777" w:rsidR="005968CE" w:rsidRPr="00EF6ACE" w:rsidRDefault="005968CE" w:rsidP="005968CE">
                  <w:pPr>
                    <w:jc w:val="center"/>
                    <w:rPr>
                      <w:rFonts w:ascii="Courier New" w:hAnsi="Courier New" w:cs="Courier New"/>
                      <w:lang w:val="en-GB"/>
                    </w:rPr>
                  </w:pPr>
                </w:p>
              </w:tc>
              <w:tc>
                <w:tcPr>
                  <w:tcW w:w="771" w:type="dxa"/>
                  <w:tcBorders>
                    <w:top w:val="nil"/>
                    <w:left w:val="nil"/>
                    <w:right w:val="nil"/>
                  </w:tcBorders>
                </w:tcPr>
                <w:p w14:paraId="775C7CA5" w14:textId="77777777" w:rsidR="005968CE" w:rsidRPr="00EF6ACE" w:rsidRDefault="005968CE" w:rsidP="005968CE">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3226BF40" w14:textId="77777777" w:rsidR="005968CE" w:rsidRPr="00EF6ACE" w:rsidRDefault="005968CE" w:rsidP="005968CE">
                  <w:pPr>
                    <w:jc w:val="center"/>
                    <w:rPr>
                      <w:rFonts w:cstheme="minorHAnsi"/>
                      <w:lang w:val="en-GB"/>
                    </w:rPr>
                  </w:pPr>
                  <w:r w:rsidRPr="00EF6ACE">
                    <w:rPr>
                      <w:rFonts w:cstheme="minorHAnsi"/>
                      <w:lang w:val="en-GB"/>
                    </w:rPr>
                    <w:t>1</w:t>
                  </w:r>
                </w:p>
              </w:tc>
            </w:tr>
            <w:tr w:rsidR="005968CE" w:rsidRPr="00EF6ACE" w14:paraId="58CB5D3C" w14:textId="77777777" w:rsidTr="00465D49">
              <w:trPr>
                <w:jc w:val="center"/>
              </w:trPr>
              <w:tc>
                <w:tcPr>
                  <w:tcW w:w="0" w:type="auto"/>
                  <w:tcBorders>
                    <w:top w:val="nil"/>
                    <w:left w:val="nil"/>
                    <w:bottom w:val="nil"/>
                  </w:tcBorders>
                </w:tcPr>
                <w:p w14:paraId="43DF42DB" w14:textId="77777777" w:rsidR="005968CE" w:rsidRPr="00EF6ACE" w:rsidRDefault="005968CE" w:rsidP="005968CE">
                  <w:pPr>
                    <w:jc w:val="center"/>
                    <w:rPr>
                      <w:rFonts w:cstheme="minorHAnsi"/>
                      <w:lang w:val="en-GB"/>
                    </w:rPr>
                  </w:pPr>
                  <w:r w:rsidRPr="00EF6ACE">
                    <w:rPr>
                      <w:rFonts w:cstheme="minorHAnsi"/>
                      <w:lang w:val="en-GB"/>
                    </w:rPr>
                    <w:t>0</w:t>
                  </w:r>
                </w:p>
              </w:tc>
              <w:tc>
                <w:tcPr>
                  <w:tcW w:w="771" w:type="dxa"/>
                  <w:vAlign w:val="center"/>
                </w:tcPr>
                <w:p w14:paraId="6714998F" w14:textId="43942EF1" w:rsidR="005968CE" w:rsidRPr="000A0542"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507</w:t>
                  </w:r>
                </w:p>
              </w:tc>
              <w:tc>
                <w:tcPr>
                  <w:tcW w:w="771" w:type="dxa"/>
                  <w:shd w:val="clear" w:color="auto" w:fill="DEEAF6" w:themeFill="accent1" w:themeFillTint="33"/>
                  <w:vAlign w:val="center"/>
                </w:tcPr>
                <w:p w14:paraId="1C53E02A" w14:textId="08C95C66" w:rsidR="005968CE" w:rsidRPr="000A0542"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507</w:t>
                  </w:r>
                </w:p>
              </w:tc>
            </w:tr>
            <w:tr w:rsidR="005968CE" w:rsidRPr="00EF6ACE" w14:paraId="426976CD" w14:textId="77777777" w:rsidTr="00465D49">
              <w:trPr>
                <w:jc w:val="center"/>
              </w:trPr>
              <w:tc>
                <w:tcPr>
                  <w:tcW w:w="0" w:type="auto"/>
                  <w:tcBorders>
                    <w:top w:val="nil"/>
                    <w:left w:val="nil"/>
                    <w:bottom w:val="nil"/>
                  </w:tcBorders>
                  <w:shd w:val="clear" w:color="auto" w:fill="auto"/>
                </w:tcPr>
                <w:p w14:paraId="0CC4A68F" w14:textId="77777777" w:rsidR="005968CE" w:rsidRPr="00EF6ACE" w:rsidRDefault="005968CE" w:rsidP="005968CE">
                  <w:pPr>
                    <w:jc w:val="center"/>
                    <w:rPr>
                      <w:rFonts w:cstheme="minorHAnsi"/>
                      <w:lang w:val="en-GB"/>
                    </w:rPr>
                  </w:pPr>
                  <w:r w:rsidRPr="00EF6ACE">
                    <w:rPr>
                      <w:rFonts w:cstheme="minorHAnsi"/>
                      <w:lang w:val="en-GB"/>
                    </w:rPr>
                    <w:t>1</w:t>
                  </w:r>
                </w:p>
              </w:tc>
              <w:tc>
                <w:tcPr>
                  <w:tcW w:w="771" w:type="dxa"/>
                  <w:shd w:val="clear" w:color="auto" w:fill="DEEAF6" w:themeFill="accent1" w:themeFillTint="33"/>
                  <w:vAlign w:val="center"/>
                </w:tcPr>
                <w:p w14:paraId="6F3674AB" w14:textId="4FC16F2E" w:rsidR="005968CE" w:rsidRPr="000A0542"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507</w:t>
                  </w:r>
                </w:p>
              </w:tc>
              <w:tc>
                <w:tcPr>
                  <w:tcW w:w="771" w:type="dxa"/>
                  <w:vAlign w:val="center"/>
                </w:tcPr>
                <w:p w14:paraId="1726B138" w14:textId="1EF058EA" w:rsidR="005968CE" w:rsidRPr="000A0542"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507</w:t>
                  </w:r>
                </w:p>
              </w:tc>
            </w:tr>
          </w:tbl>
          <w:p w14:paraId="7FFAA22F" w14:textId="77777777"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01" w:type="pct"/>
            <w:gridSpan w:val="2"/>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tblGrid>
            <w:tr w:rsidR="005968CE" w:rsidRPr="00EF6ACE" w14:paraId="29FA04B4" w14:textId="77777777" w:rsidTr="00465D49">
              <w:trPr>
                <w:jc w:val="center"/>
              </w:trPr>
              <w:tc>
                <w:tcPr>
                  <w:tcW w:w="0" w:type="auto"/>
                  <w:tcBorders>
                    <w:top w:val="nil"/>
                    <w:left w:val="nil"/>
                    <w:bottom w:val="nil"/>
                    <w:right w:val="nil"/>
                  </w:tcBorders>
                </w:tcPr>
                <w:p w14:paraId="62FF7EEC" w14:textId="77777777" w:rsidR="005968CE" w:rsidRPr="00EF6ACE" w:rsidRDefault="005968CE" w:rsidP="005968CE">
                  <w:pPr>
                    <w:jc w:val="center"/>
                    <w:rPr>
                      <w:rFonts w:ascii="Courier New" w:hAnsi="Courier New" w:cs="Courier New"/>
                      <w:lang w:val="en-GB"/>
                    </w:rPr>
                  </w:pPr>
                </w:p>
              </w:tc>
              <w:tc>
                <w:tcPr>
                  <w:tcW w:w="0" w:type="auto"/>
                  <w:tcBorders>
                    <w:top w:val="nil"/>
                    <w:left w:val="nil"/>
                    <w:right w:val="nil"/>
                  </w:tcBorders>
                </w:tcPr>
                <w:p w14:paraId="7EB50583" w14:textId="77777777" w:rsidR="005968CE" w:rsidRPr="00EF6ACE" w:rsidRDefault="005968CE" w:rsidP="005968CE">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01A1745F" w14:textId="77777777" w:rsidR="005968CE" w:rsidRPr="00EF6ACE" w:rsidRDefault="005968CE" w:rsidP="005968CE">
                  <w:pPr>
                    <w:jc w:val="center"/>
                    <w:rPr>
                      <w:rFonts w:cstheme="minorHAnsi"/>
                      <w:lang w:val="en-GB"/>
                    </w:rPr>
                  </w:pPr>
                  <w:r w:rsidRPr="00EF6ACE">
                    <w:rPr>
                      <w:rFonts w:cstheme="minorHAnsi"/>
                      <w:lang w:val="en-GB"/>
                    </w:rPr>
                    <w:t>1</w:t>
                  </w:r>
                </w:p>
              </w:tc>
            </w:tr>
            <w:tr w:rsidR="005968CE" w:rsidRPr="00EF6ACE" w14:paraId="10BA9A00" w14:textId="77777777" w:rsidTr="00465D49">
              <w:trPr>
                <w:jc w:val="center"/>
              </w:trPr>
              <w:tc>
                <w:tcPr>
                  <w:tcW w:w="0" w:type="auto"/>
                  <w:tcBorders>
                    <w:top w:val="nil"/>
                    <w:left w:val="nil"/>
                    <w:bottom w:val="nil"/>
                  </w:tcBorders>
                </w:tcPr>
                <w:p w14:paraId="77933CF6" w14:textId="77777777" w:rsidR="005968CE" w:rsidRPr="00EF6ACE" w:rsidRDefault="005968CE" w:rsidP="005968CE">
                  <w:pPr>
                    <w:jc w:val="center"/>
                    <w:rPr>
                      <w:rFonts w:cstheme="minorHAnsi"/>
                      <w:lang w:val="en-GB"/>
                    </w:rPr>
                  </w:pPr>
                  <w:r w:rsidRPr="00EF6ACE">
                    <w:rPr>
                      <w:rFonts w:cstheme="minorHAnsi"/>
                      <w:lang w:val="en-GB"/>
                    </w:rPr>
                    <w:t>0</w:t>
                  </w:r>
                </w:p>
              </w:tc>
              <w:tc>
                <w:tcPr>
                  <w:tcW w:w="0" w:type="auto"/>
                  <w:vAlign w:val="center"/>
                </w:tcPr>
                <w:p w14:paraId="6696B153" w14:textId="7752A64D" w:rsidR="005968CE" w:rsidRPr="005968CE"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178</w:t>
                  </w:r>
                </w:p>
              </w:tc>
              <w:tc>
                <w:tcPr>
                  <w:tcW w:w="0" w:type="auto"/>
                  <w:shd w:val="clear" w:color="auto" w:fill="EDE2F6"/>
                  <w:vAlign w:val="center"/>
                </w:tcPr>
                <w:p w14:paraId="3E1D9A70" w14:textId="240EDD91" w:rsidR="005968CE" w:rsidRPr="005968CE"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178</w:t>
                  </w:r>
                </w:p>
              </w:tc>
            </w:tr>
            <w:tr w:rsidR="005968CE" w:rsidRPr="00EF6ACE" w14:paraId="3AA74BDA" w14:textId="77777777" w:rsidTr="00465D49">
              <w:trPr>
                <w:jc w:val="center"/>
              </w:trPr>
              <w:tc>
                <w:tcPr>
                  <w:tcW w:w="0" w:type="auto"/>
                  <w:tcBorders>
                    <w:top w:val="nil"/>
                    <w:left w:val="nil"/>
                    <w:bottom w:val="nil"/>
                  </w:tcBorders>
                  <w:shd w:val="clear" w:color="auto" w:fill="auto"/>
                </w:tcPr>
                <w:p w14:paraId="61B2A746" w14:textId="77777777" w:rsidR="005968CE" w:rsidRPr="00EF6ACE" w:rsidRDefault="005968CE" w:rsidP="005968CE">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1DC807E4" w14:textId="3EC004B6" w:rsidR="005968CE" w:rsidRPr="005968CE"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576</w:t>
                  </w:r>
                </w:p>
              </w:tc>
              <w:tc>
                <w:tcPr>
                  <w:tcW w:w="0" w:type="auto"/>
                  <w:vAlign w:val="center"/>
                </w:tcPr>
                <w:p w14:paraId="1DE3790B" w14:textId="70669790" w:rsidR="005968CE" w:rsidRPr="005968CE" w:rsidRDefault="005968CE" w:rsidP="005968CE">
                  <w:pPr>
                    <w:jc w:val="center"/>
                    <w:rPr>
                      <w:rFonts w:ascii="Calibri" w:hAnsi="Calibri" w:cs="Calibri"/>
                      <w:color w:val="000000"/>
                      <w:sz w:val="18"/>
                      <w:szCs w:val="18"/>
                    </w:rPr>
                  </w:pPr>
                  <w:r w:rsidRPr="00AE78C0">
                    <w:rPr>
                      <w:rFonts w:ascii="Calibri" w:hAnsi="Calibri" w:cs="Calibri"/>
                      <w:color w:val="000000"/>
                      <w:sz w:val="18"/>
                    </w:rPr>
                    <w:t>-0</w:t>
                  </w:r>
                  <w:r>
                    <w:rPr>
                      <w:rFonts w:ascii="Calibri" w:hAnsi="Calibri" w:cs="Calibri"/>
                      <w:color w:val="000000"/>
                      <w:sz w:val="18"/>
                    </w:rPr>
                    <w:t>.</w:t>
                  </w:r>
                  <w:r w:rsidRPr="00AE78C0">
                    <w:rPr>
                      <w:rFonts w:ascii="Calibri" w:hAnsi="Calibri" w:cs="Calibri"/>
                      <w:color w:val="000000"/>
                      <w:sz w:val="18"/>
                    </w:rPr>
                    <w:t>576</w:t>
                  </w:r>
                </w:p>
              </w:tc>
            </w:tr>
          </w:tbl>
          <w:p w14:paraId="4D2CD4F1" w14:textId="77777777"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p>
        </w:tc>
      </w:tr>
      <w:tr w:rsidR="005968CE" w14:paraId="051A3981" w14:textId="77777777" w:rsidTr="0059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tcPr>
          <w:p w14:paraId="1E5FB054" w14:textId="580B94D1" w:rsidR="005968CE" w:rsidRDefault="005968CE" w:rsidP="005968CE">
            <w:pPr>
              <w:jc w:val="both"/>
              <w:rPr>
                <w:lang w:val="en-GB"/>
              </w:rPr>
            </w:pPr>
            <w:r w:rsidRPr="00152CBB">
              <w:rPr>
                <w:lang w:val="en-GB"/>
              </w:rPr>
              <w:t>Node</w:t>
            </w:r>
          </w:p>
        </w:tc>
        <w:tc>
          <w:tcPr>
            <w:tcW w:w="897" w:type="pct"/>
          </w:tcPr>
          <w:p w14:paraId="30F20B51" w14:textId="4F58FCCD"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f</w:t>
            </w:r>
          </w:p>
        </w:tc>
        <w:tc>
          <w:tcPr>
            <w:tcW w:w="897" w:type="pct"/>
            <w:tcBorders>
              <w:right w:val="single" w:sz="4" w:space="0" w:color="5B9BD5" w:themeColor="accent1"/>
            </w:tcBorders>
          </w:tcPr>
          <w:p w14:paraId="57FC4BAC" w14:textId="23E72D60"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m</w:t>
            </w:r>
          </w:p>
        </w:tc>
        <w:tc>
          <w:tcPr>
            <w:tcW w:w="1051" w:type="pct"/>
            <w:tcBorders>
              <w:left w:val="single" w:sz="4" w:space="0" w:color="5B9BD5" w:themeColor="accent1"/>
            </w:tcBorders>
          </w:tcPr>
          <w:p w14:paraId="5C5C264A" w14:textId="76C47ABD"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f</w:t>
            </w:r>
          </w:p>
        </w:tc>
        <w:tc>
          <w:tcPr>
            <w:tcW w:w="1051" w:type="pct"/>
          </w:tcPr>
          <w:p w14:paraId="04EFF86E" w14:textId="6AA58DB5"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m</w:t>
            </w:r>
          </w:p>
        </w:tc>
      </w:tr>
      <w:tr w:rsidR="005968CE" w14:paraId="32AA3681" w14:textId="77777777" w:rsidTr="005968CE">
        <w:tc>
          <w:tcPr>
            <w:cnfStyle w:val="001000000000" w:firstRow="0" w:lastRow="0" w:firstColumn="1" w:lastColumn="0" w:oddVBand="0" w:evenVBand="0" w:oddHBand="0" w:evenHBand="0" w:firstRowFirstColumn="0" w:firstRowLastColumn="0" w:lastRowFirstColumn="0" w:lastRowLastColumn="0"/>
            <w:tcW w:w="1104" w:type="pct"/>
          </w:tcPr>
          <w:p w14:paraId="5A1CBD6A" w14:textId="6C3A4C11" w:rsidR="005968CE" w:rsidRDefault="005968CE" w:rsidP="005968CE">
            <w:pPr>
              <w:jc w:val="both"/>
              <w:rPr>
                <w:lang w:val="en-GB"/>
              </w:rPr>
            </w:pPr>
            <w:r w:rsidRPr="00152CBB">
              <w:rPr>
                <w:lang w:val="en-GB"/>
              </w:rPr>
              <w:t>Root</w:t>
            </w:r>
          </w:p>
        </w:tc>
        <w:tc>
          <w:tcPr>
            <w:tcW w:w="897" w:type="pct"/>
          </w:tcPr>
          <w:p w14:paraId="6FD19506" w14:textId="3D0C6B04"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0.620</w:t>
            </w:r>
          </w:p>
        </w:tc>
        <w:tc>
          <w:tcPr>
            <w:tcW w:w="897" w:type="pct"/>
            <w:tcBorders>
              <w:right w:val="single" w:sz="4" w:space="0" w:color="5B9BD5" w:themeColor="accent1"/>
            </w:tcBorders>
          </w:tcPr>
          <w:p w14:paraId="1B9B6427" w14:textId="5E21E987"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0.380</w:t>
            </w:r>
          </w:p>
        </w:tc>
        <w:tc>
          <w:tcPr>
            <w:tcW w:w="1051" w:type="pct"/>
            <w:tcBorders>
              <w:left w:val="single" w:sz="4" w:space="0" w:color="5B9BD5" w:themeColor="accent1"/>
            </w:tcBorders>
            <w:vAlign w:val="bottom"/>
          </w:tcPr>
          <w:p w14:paraId="0A55DD33" w14:textId="28FDB732"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0.087</w:t>
            </w:r>
          </w:p>
        </w:tc>
        <w:tc>
          <w:tcPr>
            <w:tcW w:w="1051" w:type="pct"/>
            <w:vAlign w:val="bottom"/>
          </w:tcPr>
          <w:p w14:paraId="335DDB13" w14:textId="7D24524D"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0.913</w:t>
            </w:r>
          </w:p>
        </w:tc>
      </w:tr>
      <w:tr w:rsidR="005968CE" w14:paraId="02493B9F" w14:textId="77777777" w:rsidTr="0059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tcPr>
          <w:p w14:paraId="46F9BB18" w14:textId="7623A80F" w:rsidR="005968CE" w:rsidRDefault="005968CE" w:rsidP="005968CE">
            <w:pPr>
              <w:jc w:val="both"/>
              <w:rPr>
                <w:lang w:val="en-GB"/>
              </w:rPr>
            </w:pPr>
            <w:r w:rsidRPr="00152CBB">
              <w:rPr>
                <w:lang w:val="en-GB"/>
              </w:rPr>
              <w:t>G+A</w:t>
            </w:r>
          </w:p>
        </w:tc>
        <w:tc>
          <w:tcPr>
            <w:tcW w:w="897" w:type="pct"/>
          </w:tcPr>
          <w:p w14:paraId="7CE86251" w14:textId="577F7468"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0.595</w:t>
            </w:r>
          </w:p>
        </w:tc>
        <w:tc>
          <w:tcPr>
            <w:tcW w:w="897" w:type="pct"/>
            <w:tcBorders>
              <w:right w:val="single" w:sz="4" w:space="0" w:color="5B9BD5" w:themeColor="accent1"/>
            </w:tcBorders>
          </w:tcPr>
          <w:p w14:paraId="758B6573" w14:textId="0674F7BF"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0.405</w:t>
            </w:r>
          </w:p>
        </w:tc>
        <w:tc>
          <w:tcPr>
            <w:tcW w:w="1051" w:type="pct"/>
            <w:tcBorders>
              <w:left w:val="single" w:sz="4" w:space="0" w:color="5B9BD5" w:themeColor="accent1"/>
            </w:tcBorders>
            <w:vAlign w:val="bottom"/>
          </w:tcPr>
          <w:p w14:paraId="0E1A3400" w14:textId="4F687626"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0.050</w:t>
            </w:r>
          </w:p>
        </w:tc>
        <w:tc>
          <w:tcPr>
            <w:tcW w:w="1051" w:type="pct"/>
            <w:vAlign w:val="bottom"/>
          </w:tcPr>
          <w:p w14:paraId="7FBFF5E4" w14:textId="3356343C" w:rsidR="005968CE" w:rsidRDefault="005968CE" w:rsidP="005968CE">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0.950</w:t>
            </w:r>
          </w:p>
        </w:tc>
      </w:tr>
      <w:tr w:rsidR="005968CE" w14:paraId="1D363E7B" w14:textId="77777777" w:rsidTr="005968CE">
        <w:tc>
          <w:tcPr>
            <w:cnfStyle w:val="001000000000" w:firstRow="0" w:lastRow="0" w:firstColumn="1" w:lastColumn="0" w:oddVBand="0" w:evenVBand="0" w:oddHBand="0" w:evenHBand="0" w:firstRowFirstColumn="0" w:firstRowLastColumn="0" w:lastRowFirstColumn="0" w:lastRowLastColumn="0"/>
            <w:tcW w:w="1104" w:type="pct"/>
          </w:tcPr>
          <w:p w14:paraId="4E80E5C1" w14:textId="786BD41C" w:rsidR="005968CE" w:rsidRDefault="005968CE" w:rsidP="005968CE">
            <w:pPr>
              <w:jc w:val="both"/>
              <w:rPr>
                <w:lang w:val="en-GB"/>
              </w:rPr>
            </w:pPr>
            <w:r w:rsidRPr="00152CBB">
              <w:rPr>
                <w:lang w:val="en-GB"/>
              </w:rPr>
              <w:t>A</w:t>
            </w:r>
          </w:p>
        </w:tc>
        <w:tc>
          <w:tcPr>
            <w:tcW w:w="897" w:type="pct"/>
          </w:tcPr>
          <w:p w14:paraId="4B469A2D" w14:textId="6F112DE2"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0.607</w:t>
            </w:r>
          </w:p>
        </w:tc>
        <w:tc>
          <w:tcPr>
            <w:tcW w:w="897" w:type="pct"/>
            <w:tcBorders>
              <w:right w:val="single" w:sz="4" w:space="0" w:color="5B9BD5" w:themeColor="accent1"/>
            </w:tcBorders>
          </w:tcPr>
          <w:p w14:paraId="41FAF049" w14:textId="65B73DDB"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0.393</w:t>
            </w:r>
          </w:p>
        </w:tc>
        <w:tc>
          <w:tcPr>
            <w:tcW w:w="1051" w:type="pct"/>
            <w:tcBorders>
              <w:left w:val="single" w:sz="4" w:space="0" w:color="5B9BD5" w:themeColor="accent1"/>
            </w:tcBorders>
            <w:vAlign w:val="bottom"/>
          </w:tcPr>
          <w:p w14:paraId="0113CC1A" w14:textId="6EABD442" w:rsidR="005968CE" w:rsidRDefault="005968CE" w:rsidP="005968C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0.059</w:t>
            </w:r>
          </w:p>
        </w:tc>
        <w:tc>
          <w:tcPr>
            <w:tcW w:w="1051" w:type="pct"/>
            <w:vAlign w:val="bottom"/>
          </w:tcPr>
          <w:p w14:paraId="52E102D3" w14:textId="4492FF7E" w:rsidR="005968CE" w:rsidRDefault="005968CE" w:rsidP="005968CE">
            <w:pPr>
              <w:keepNext/>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0.941</w:t>
            </w:r>
          </w:p>
        </w:tc>
      </w:tr>
    </w:tbl>
    <w:p w14:paraId="5B28873B" w14:textId="129A6FDE" w:rsidR="005968CE" w:rsidRPr="00B77C16" w:rsidRDefault="005968CE" w:rsidP="005968CE">
      <w:pPr>
        <w:pStyle w:val="Caption"/>
        <w:rPr>
          <w:lang w:val="en-GB"/>
        </w:rPr>
      </w:pPr>
      <w:bookmarkStart w:id="170" w:name="_Ref496532801"/>
      <w:r w:rsidRPr="00B77C16">
        <w:rPr>
          <w:b/>
          <w:lang w:val="en-GB"/>
        </w:rPr>
        <w:t xml:space="preserve">Table </w:t>
      </w:r>
      <w:r w:rsidRPr="00B77C16">
        <w:rPr>
          <w:b/>
          <w:lang w:val="en-GB"/>
        </w:rPr>
        <w:fldChar w:fldCharType="begin"/>
      </w:r>
      <w:r w:rsidRPr="00B77C16">
        <w:rPr>
          <w:b/>
          <w:lang w:val="en-GB"/>
        </w:rPr>
        <w:instrText xml:space="preserve"> SEQ Table \* ARABIC </w:instrText>
      </w:r>
      <w:r w:rsidRPr="00B77C16">
        <w:rPr>
          <w:b/>
          <w:lang w:val="en-GB"/>
        </w:rPr>
        <w:fldChar w:fldCharType="separate"/>
      </w:r>
      <w:r w:rsidR="007B0197">
        <w:rPr>
          <w:b/>
          <w:noProof/>
          <w:lang w:val="en-GB"/>
        </w:rPr>
        <w:t>12</w:t>
      </w:r>
      <w:r w:rsidRPr="00B77C16">
        <w:rPr>
          <w:b/>
          <w:lang w:val="en-GB"/>
        </w:rPr>
        <w:fldChar w:fldCharType="end"/>
      </w:r>
      <w:bookmarkEnd w:id="170"/>
      <w:r w:rsidRPr="00B77C16">
        <w:rPr>
          <w:lang w:val="en-GB"/>
        </w:rPr>
        <w:t xml:space="preserve">: </w:t>
      </w:r>
      <w:r w:rsidR="00B77C16" w:rsidRPr="00B77C16">
        <w:rPr>
          <w:i w:val="0"/>
          <w:lang w:val="en-GB"/>
        </w:rPr>
        <w:t xml:space="preserve">Results of the </w:t>
      </w:r>
      <w:r w:rsidR="00B77C16" w:rsidRPr="00B77C16">
        <w:rPr>
          <w:rFonts w:ascii="Courier New" w:hAnsi="Courier New" w:cs="Courier New"/>
          <w:i w:val="0"/>
          <w:lang w:val="en-GB"/>
        </w:rPr>
        <w:t>phytools</w:t>
      </w:r>
      <w:r w:rsidR="00B77C16" w:rsidRPr="00B77C16">
        <w:rPr>
          <w:i w:val="0"/>
          <w:lang w:val="en-GB"/>
        </w:rPr>
        <w:t xml:space="preserve"> analysis on the binary dataset.</w:t>
      </w:r>
    </w:p>
    <w:p w14:paraId="5516F914" w14:textId="0053B0EC" w:rsidR="00B77C16" w:rsidRPr="00B77C16" w:rsidRDefault="00B77C16" w:rsidP="00B77C16">
      <w:pPr>
        <w:jc w:val="both"/>
        <w:rPr>
          <w:lang w:val="en-GB"/>
        </w:rPr>
      </w:pPr>
      <w:r w:rsidRPr="00B77C16">
        <w:rPr>
          <w:lang w:val="en-GB"/>
        </w:rPr>
        <w:t xml:space="preserve">The probabilities in this table are comparable to those obtained by Nakov et al. </w:t>
      </w:r>
      <w:sdt>
        <w:sdtPr>
          <w:rPr>
            <w:lang w:val="en-GB"/>
          </w:rPr>
          <w:id w:val="-744572587"/>
          <w:citation/>
        </w:sdtPr>
        <w:sdtContent>
          <w:r w:rsidRPr="00B77C16">
            <w:rPr>
              <w:lang w:val="en-GB"/>
            </w:rPr>
            <w:fldChar w:fldCharType="begin"/>
          </w:r>
          <w:r w:rsidRPr="00B77C16">
            <w:rPr>
              <w:lang w:val="en-GB"/>
            </w:rPr>
            <w:instrText xml:space="preserve"> CITATION Nak17 \l 1040 </w:instrText>
          </w:r>
          <w:r w:rsidRPr="00B77C16">
            <w:rPr>
              <w:lang w:val="en-GB"/>
            </w:rPr>
            <w:fldChar w:fldCharType="separate"/>
          </w:r>
          <w:r w:rsidRPr="00B77C16">
            <w:rPr>
              <w:noProof/>
              <w:lang w:val="en-GB"/>
            </w:rPr>
            <w:t>[1]</w:t>
          </w:r>
          <w:r w:rsidRPr="00B77C16">
            <w:rPr>
              <w:lang w:val="en-GB"/>
            </w:rPr>
            <w:fldChar w:fldCharType="end"/>
          </w:r>
        </w:sdtContent>
      </w:sdt>
      <w:r w:rsidRPr="00B77C16">
        <w:rPr>
          <w:lang w:val="en-GB"/>
        </w:rPr>
        <w:t xml:space="preserve">, and show that different models yield different conclusions also for the binary dataset (we cannot compare the transition rates, as Nakov et al. </w:t>
      </w:r>
      <w:sdt>
        <w:sdtPr>
          <w:rPr>
            <w:lang w:val="en-GB"/>
          </w:rPr>
          <w:id w:val="-1916383575"/>
          <w:citation/>
        </w:sdtPr>
        <w:sdtContent>
          <w:r w:rsidRPr="00B77C16">
            <w:rPr>
              <w:lang w:val="en-GB"/>
            </w:rPr>
            <w:fldChar w:fldCharType="begin"/>
          </w:r>
          <w:r w:rsidRPr="00B77C16">
            <w:rPr>
              <w:lang w:val="en-GB"/>
            </w:rPr>
            <w:instrText xml:space="preserve"> CITATION Nak17 \l 1040 </w:instrText>
          </w:r>
          <w:r w:rsidRPr="00B77C16">
            <w:rPr>
              <w:lang w:val="en-GB"/>
            </w:rPr>
            <w:fldChar w:fldCharType="separate"/>
          </w:r>
          <w:r w:rsidRPr="00B77C16">
            <w:rPr>
              <w:noProof/>
              <w:lang w:val="en-GB"/>
            </w:rPr>
            <w:t>[1]</w:t>
          </w:r>
          <w:r w:rsidRPr="00B77C16">
            <w:rPr>
              <w:lang w:val="en-GB"/>
            </w:rPr>
            <w:fldChar w:fldCharType="end"/>
          </w:r>
        </w:sdtContent>
      </w:sdt>
      <w:r w:rsidRPr="00B77C16">
        <w:rPr>
          <w:lang w:val="en-GB"/>
        </w:rPr>
        <w:t xml:space="preserve"> did not report them).</w:t>
      </w:r>
    </w:p>
    <w:p w14:paraId="25B70F26" w14:textId="5E6FE9BD" w:rsidR="00B77C16" w:rsidRDefault="00B77C16" w:rsidP="00B77C16">
      <w:pPr>
        <w:jc w:val="both"/>
        <w:rPr>
          <w:lang w:val="en-GB"/>
        </w:rPr>
      </w:pPr>
      <w:r w:rsidRPr="00B77C16">
        <w:rPr>
          <w:lang w:val="en-GB"/>
        </w:rPr>
        <w:t>As we did before, we analysed model fit</w:t>
      </w:r>
      <w:r>
        <w:rPr>
          <w:lang w:val="en-GB"/>
        </w:rPr>
        <w:t xml:space="preserve"> using the AIC and BIC: the results are shown in </w:t>
      </w:r>
      <w:r w:rsidRPr="00B77C16">
        <w:rPr>
          <w:rStyle w:val="IntenseReference"/>
        </w:rPr>
        <w:fldChar w:fldCharType="begin"/>
      </w:r>
      <w:r w:rsidRPr="00B77C16">
        <w:rPr>
          <w:rStyle w:val="IntenseReference"/>
          <w:lang w:val="en-US"/>
        </w:rPr>
        <w:instrText xml:space="preserve"> REF _Ref496533321 \h  \* MERGEFORMAT </w:instrText>
      </w:r>
      <w:r w:rsidRPr="00B77C16">
        <w:rPr>
          <w:rStyle w:val="IntenseReference"/>
        </w:rPr>
      </w:r>
      <w:r w:rsidRPr="00B77C16">
        <w:rPr>
          <w:rStyle w:val="IntenseReference"/>
        </w:rPr>
        <w:fldChar w:fldCharType="separate"/>
      </w:r>
      <w:ins w:id="171" w:author="Giorgio Bianchini" w:date="2017-10-29T18:39:00Z">
        <w:r w:rsidR="007B0197" w:rsidRPr="007B0197">
          <w:rPr>
            <w:rStyle w:val="IntenseReference"/>
            <w:lang w:val="en-US"/>
            <w:rPrChange w:id="172" w:author="Giorgio Bianchini" w:date="2017-10-29T18:39:00Z">
              <w:rPr>
                <w:b/>
                <w:lang w:val="en-GB"/>
              </w:rPr>
            </w:rPrChange>
          </w:rPr>
          <w:t xml:space="preserve">Table </w:t>
        </w:r>
        <w:r w:rsidR="007B0197" w:rsidRPr="007B0197">
          <w:rPr>
            <w:rStyle w:val="IntenseReference"/>
            <w:lang w:val="en-US"/>
            <w:rPrChange w:id="173" w:author="Giorgio Bianchini" w:date="2017-10-29T18:39:00Z">
              <w:rPr>
                <w:b/>
                <w:noProof/>
                <w:lang w:val="en-GB"/>
              </w:rPr>
            </w:rPrChange>
          </w:rPr>
          <w:t>13</w:t>
        </w:r>
      </w:ins>
      <w:del w:id="174" w:author="Giorgio Bianchini" w:date="2017-10-29T18:39:00Z">
        <w:r w:rsidR="002A10E6" w:rsidRPr="00C54AFB" w:rsidDel="007B0197">
          <w:rPr>
            <w:rStyle w:val="IntenseReference"/>
            <w:lang w:val="en-US"/>
          </w:rPr>
          <w:delText>Table 13</w:delText>
        </w:r>
      </w:del>
      <w:r w:rsidRPr="00B77C16">
        <w:rPr>
          <w:rStyle w:val="IntenseReference"/>
        </w:rPr>
        <w:fldChar w:fldCharType="end"/>
      </w:r>
      <w:r>
        <w:rPr>
          <w:lang w:val="en-GB"/>
        </w:rPr>
        <w:t>.</w:t>
      </w:r>
    </w:p>
    <w:tbl>
      <w:tblPr>
        <w:tblStyle w:val="ListTable4-Accent11"/>
        <w:tblW w:w="5000" w:type="pct"/>
        <w:tblLook w:val="04A0" w:firstRow="1" w:lastRow="0" w:firstColumn="1" w:lastColumn="0" w:noHBand="0" w:noVBand="1"/>
      </w:tblPr>
      <w:tblGrid>
        <w:gridCol w:w="1493"/>
        <w:gridCol w:w="1652"/>
        <w:gridCol w:w="603"/>
        <w:gridCol w:w="1732"/>
        <w:gridCol w:w="1322"/>
        <w:gridCol w:w="1732"/>
        <w:gridCol w:w="1320"/>
      </w:tblGrid>
      <w:tr w:rsidR="00B77C16" w14:paraId="17D2FCD0" w14:textId="77777777" w:rsidTr="00B77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7E7F40A6" w14:textId="77777777" w:rsidR="00B77C16" w:rsidRDefault="00B77C16" w:rsidP="00465D49">
            <w:pPr>
              <w:jc w:val="both"/>
              <w:rPr>
                <w:lang w:val="en-GB"/>
              </w:rPr>
            </w:pPr>
            <w:r>
              <w:rPr>
                <w:lang w:val="en-GB"/>
              </w:rPr>
              <w:t>Model</w:t>
            </w:r>
          </w:p>
        </w:tc>
        <w:tc>
          <w:tcPr>
            <w:tcW w:w="838" w:type="pct"/>
          </w:tcPr>
          <w:p w14:paraId="72E02719" w14:textId="77777777" w:rsidR="00B77C16" w:rsidRDefault="00B77C16"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lnL</w:t>
            </w:r>
            <w:proofErr w:type="spellEnd"/>
          </w:p>
        </w:tc>
        <w:tc>
          <w:tcPr>
            <w:tcW w:w="306" w:type="pct"/>
          </w:tcPr>
          <w:p w14:paraId="1C48E198" w14:textId="77777777" w:rsidR="00B77C16" w:rsidRDefault="00B77C16" w:rsidP="00465D49">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k</w:t>
            </w:r>
          </w:p>
        </w:tc>
        <w:tc>
          <w:tcPr>
            <w:tcW w:w="879" w:type="pct"/>
          </w:tcPr>
          <w:p w14:paraId="33035345" w14:textId="77777777" w:rsidR="00B77C16" w:rsidRDefault="00B77C16"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AICc</w:t>
            </w:r>
            <w:proofErr w:type="spellEnd"/>
          </w:p>
        </w:tc>
        <w:tc>
          <w:tcPr>
            <w:tcW w:w="671" w:type="pct"/>
          </w:tcPr>
          <w:p w14:paraId="219E49BF" w14:textId="77777777" w:rsidR="00B77C16" w:rsidRDefault="00B77C16"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AIC</w:t>
            </w:r>
            <w:r>
              <w:rPr>
                <w:vertAlign w:val="subscript"/>
                <w:lang w:val="en-GB"/>
              </w:rPr>
              <w:t>c</w:t>
            </w:r>
            <w:proofErr w:type="spellEnd"/>
          </w:p>
        </w:tc>
        <w:tc>
          <w:tcPr>
            <w:tcW w:w="879" w:type="pct"/>
          </w:tcPr>
          <w:p w14:paraId="507FE965" w14:textId="77777777" w:rsidR="00B77C16" w:rsidRDefault="00B77C16" w:rsidP="00465D49">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BIC</w:t>
            </w:r>
          </w:p>
        </w:tc>
        <w:tc>
          <w:tcPr>
            <w:tcW w:w="670" w:type="pct"/>
          </w:tcPr>
          <w:p w14:paraId="5629ACB2" w14:textId="77777777" w:rsidR="00B77C16" w:rsidRDefault="00B77C16"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BIC</w:t>
            </w:r>
            <w:proofErr w:type="spellEnd"/>
          </w:p>
        </w:tc>
      </w:tr>
      <w:tr w:rsidR="00B77C16" w14:paraId="3620F6EC"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14396A5E" w14:textId="77777777" w:rsidR="00B77C16" w:rsidRDefault="00B77C16" w:rsidP="00B77C16">
            <w:pPr>
              <w:jc w:val="both"/>
              <w:rPr>
                <w:lang w:val="en-GB"/>
              </w:rPr>
            </w:pPr>
            <w:r>
              <w:rPr>
                <w:lang w:val="en-GB"/>
              </w:rPr>
              <w:t>ER</w:t>
            </w:r>
          </w:p>
        </w:tc>
        <w:tc>
          <w:tcPr>
            <w:tcW w:w="838" w:type="pct"/>
            <w:vAlign w:val="bottom"/>
          </w:tcPr>
          <w:p w14:paraId="79B25177" w14:textId="2D71C757" w:rsidR="00B77C16" w:rsidRDefault="00B77C16" w:rsidP="00B77C1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w:t>
            </w:r>
            <w:r w:rsidR="00465D49">
              <w:rPr>
                <w:rFonts w:ascii="Calibri" w:hAnsi="Calibri" w:cs="Calibri"/>
                <w:color w:val="000000"/>
              </w:rPr>
              <w:t>.</w:t>
            </w:r>
            <w:r>
              <w:rPr>
                <w:rFonts w:ascii="Calibri" w:hAnsi="Calibri" w:cs="Calibri"/>
                <w:color w:val="000000"/>
              </w:rPr>
              <w:t>386</w:t>
            </w:r>
          </w:p>
        </w:tc>
        <w:tc>
          <w:tcPr>
            <w:tcW w:w="306" w:type="pct"/>
            <w:vAlign w:val="bottom"/>
          </w:tcPr>
          <w:p w14:paraId="48EC40B6" w14:textId="1084A8EA" w:rsidR="00B77C16" w:rsidRDefault="00B77C16" w:rsidP="00B77C1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879" w:type="pct"/>
            <w:vAlign w:val="bottom"/>
          </w:tcPr>
          <w:p w14:paraId="2A7B50F9" w14:textId="6FFF3989" w:rsidR="00B77C16" w:rsidRDefault="00B77C16" w:rsidP="00B77C1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124</w:t>
            </w:r>
            <w:r w:rsidR="00465D49">
              <w:rPr>
                <w:rFonts w:ascii="Calibri" w:hAnsi="Calibri" w:cs="Calibri"/>
                <w:color w:val="000000"/>
              </w:rPr>
              <w:t>.</w:t>
            </w:r>
            <w:r>
              <w:rPr>
                <w:rFonts w:ascii="Calibri" w:hAnsi="Calibri" w:cs="Calibri"/>
                <w:color w:val="000000"/>
              </w:rPr>
              <w:t>807</w:t>
            </w:r>
          </w:p>
        </w:tc>
        <w:tc>
          <w:tcPr>
            <w:tcW w:w="671" w:type="pct"/>
            <w:vAlign w:val="bottom"/>
          </w:tcPr>
          <w:p w14:paraId="57DE258A" w14:textId="51B552D5" w:rsidR="00B77C16" w:rsidRDefault="00B77C16" w:rsidP="00B77C1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465D49">
              <w:rPr>
                <w:rFonts w:ascii="Calibri" w:hAnsi="Calibri" w:cs="Calibri"/>
                <w:color w:val="000000"/>
              </w:rPr>
              <w:t>.</w:t>
            </w:r>
            <w:r>
              <w:rPr>
                <w:rFonts w:ascii="Calibri" w:hAnsi="Calibri" w:cs="Calibri"/>
                <w:color w:val="000000"/>
              </w:rPr>
              <w:t>300</w:t>
            </w:r>
          </w:p>
        </w:tc>
        <w:tc>
          <w:tcPr>
            <w:tcW w:w="879" w:type="pct"/>
            <w:vAlign w:val="bottom"/>
          </w:tcPr>
          <w:p w14:paraId="00530B1C" w14:textId="52644A2E" w:rsidR="00B77C16" w:rsidRDefault="00B77C16" w:rsidP="00B77C1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w:t>
            </w:r>
            <w:r w:rsidR="00465D49">
              <w:rPr>
                <w:rFonts w:ascii="Calibri" w:hAnsi="Calibri" w:cs="Calibri"/>
                <w:color w:val="000000"/>
              </w:rPr>
              <w:t>.</w:t>
            </w:r>
            <w:r>
              <w:rPr>
                <w:rFonts w:ascii="Calibri" w:hAnsi="Calibri" w:cs="Calibri"/>
                <w:color w:val="000000"/>
              </w:rPr>
              <w:t>552</w:t>
            </w:r>
          </w:p>
        </w:tc>
        <w:tc>
          <w:tcPr>
            <w:tcW w:w="670" w:type="pct"/>
            <w:vAlign w:val="bottom"/>
          </w:tcPr>
          <w:p w14:paraId="0CDDDAD6" w14:textId="509FF5DE" w:rsidR="00B77C16" w:rsidRDefault="00B77C16" w:rsidP="00B77C1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465D49">
              <w:rPr>
                <w:rFonts w:ascii="Calibri" w:hAnsi="Calibri" w:cs="Calibri"/>
                <w:color w:val="000000"/>
              </w:rPr>
              <w:t>.</w:t>
            </w:r>
            <w:r>
              <w:rPr>
                <w:rFonts w:ascii="Calibri" w:hAnsi="Calibri" w:cs="Calibri"/>
                <w:color w:val="000000"/>
              </w:rPr>
              <w:t>625</w:t>
            </w:r>
          </w:p>
        </w:tc>
      </w:tr>
      <w:tr w:rsidR="00B77C16" w14:paraId="5EDDBFC9" w14:textId="77777777" w:rsidTr="00465D49">
        <w:tc>
          <w:tcPr>
            <w:cnfStyle w:val="001000000000" w:firstRow="0" w:lastRow="0" w:firstColumn="1" w:lastColumn="0" w:oddVBand="0" w:evenVBand="0" w:oddHBand="0" w:evenHBand="0" w:firstRowFirstColumn="0" w:firstRowLastColumn="0" w:lastRowFirstColumn="0" w:lastRowLastColumn="0"/>
            <w:tcW w:w="757" w:type="pct"/>
          </w:tcPr>
          <w:p w14:paraId="29AD7FE9" w14:textId="77777777" w:rsidR="00B77C16" w:rsidRDefault="00B77C16" w:rsidP="00B77C16">
            <w:pPr>
              <w:jc w:val="both"/>
              <w:rPr>
                <w:lang w:val="en-GB"/>
              </w:rPr>
            </w:pPr>
            <w:r>
              <w:rPr>
                <w:lang w:val="en-GB"/>
              </w:rPr>
              <w:t>ARD</w:t>
            </w:r>
          </w:p>
        </w:tc>
        <w:tc>
          <w:tcPr>
            <w:tcW w:w="838" w:type="pct"/>
            <w:vAlign w:val="bottom"/>
          </w:tcPr>
          <w:p w14:paraId="0010E371" w14:textId="06733191" w:rsidR="00B77C16" w:rsidRDefault="00B77C16" w:rsidP="00B77C1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w:t>
            </w:r>
            <w:r w:rsidR="00465D49">
              <w:rPr>
                <w:rFonts w:ascii="Calibri" w:hAnsi="Calibri" w:cs="Calibri"/>
                <w:color w:val="000000"/>
              </w:rPr>
              <w:t>.</w:t>
            </w:r>
            <w:r>
              <w:rPr>
                <w:rFonts w:ascii="Calibri" w:hAnsi="Calibri" w:cs="Calibri"/>
                <w:color w:val="000000"/>
              </w:rPr>
              <w:t>506</w:t>
            </w:r>
          </w:p>
        </w:tc>
        <w:tc>
          <w:tcPr>
            <w:tcW w:w="306" w:type="pct"/>
            <w:vAlign w:val="bottom"/>
          </w:tcPr>
          <w:p w14:paraId="22F218B4" w14:textId="476938C4" w:rsidR="00B77C16" w:rsidRDefault="00B77C16" w:rsidP="00B77C1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879" w:type="pct"/>
            <w:vAlign w:val="bottom"/>
          </w:tcPr>
          <w:p w14:paraId="3CAA8324" w14:textId="3B7070E5" w:rsidR="00B77C16" w:rsidRDefault="00B77C16" w:rsidP="00B77C1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123</w:t>
            </w:r>
            <w:r w:rsidR="00465D49">
              <w:rPr>
                <w:rFonts w:ascii="Calibri" w:hAnsi="Calibri" w:cs="Calibri"/>
                <w:color w:val="000000"/>
              </w:rPr>
              <w:t>.</w:t>
            </w:r>
            <w:r>
              <w:rPr>
                <w:rFonts w:ascii="Calibri" w:hAnsi="Calibri" w:cs="Calibri"/>
                <w:color w:val="000000"/>
              </w:rPr>
              <w:t>115</w:t>
            </w:r>
          </w:p>
        </w:tc>
        <w:tc>
          <w:tcPr>
            <w:tcW w:w="671" w:type="pct"/>
            <w:vAlign w:val="bottom"/>
          </w:tcPr>
          <w:p w14:paraId="7475C3B5" w14:textId="395C95A6" w:rsidR="00B77C16" w:rsidRDefault="00B77C16" w:rsidP="00B77C1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465D49">
              <w:rPr>
                <w:rFonts w:ascii="Calibri" w:hAnsi="Calibri" w:cs="Calibri"/>
                <w:color w:val="000000"/>
              </w:rPr>
              <w:t>.</w:t>
            </w:r>
            <w:r>
              <w:rPr>
                <w:rFonts w:ascii="Calibri" w:hAnsi="Calibri" w:cs="Calibri"/>
                <w:color w:val="000000"/>
              </w:rPr>
              <w:t>700</w:t>
            </w:r>
          </w:p>
        </w:tc>
        <w:tc>
          <w:tcPr>
            <w:tcW w:w="879" w:type="pct"/>
            <w:vAlign w:val="bottom"/>
          </w:tcPr>
          <w:p w14:paraId="64E1E978" w14:textId="1E65BF84" w:rsidR="00B77C16" w:rsidRDefault="00B77C16" w:rsidP="00B77C1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r w:rsidR="00465D49">
              <w:rPr>
                <w:rFonts w:ascii="Calibri" w:hAnsi="Calibri" w:cs="Calibri"/>
                <w:color w:val="000000"/>
              </w:rPr>
              <w:t>.</w:t>
            </w:r>
            <w:r>
              <w:rPr>
                <w:rFonts w:ascii="Calibri" w:hAnsi="Calibri" w:cs="Calibri"/>
                <w:color w:val="000000"/>
              </w:rPr>
              <w:t>570</w:t>
            </w:r>
          </w:p>
        </w:tc>
        <w:tc>
          <w:tcPr>
            <w:tcW w:w="670" w:type="pct"/>
            <w:vAlign w:val="bottom"/>
          </w:tcPr>
          <w:p w14:paraId="49C67E07" w14:textId="45A76CE8" w:rsidR="00B77C16" w:rsidRDefault="00B77C16" w:rsidP="00B77C16">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r w:rsidR="00465D49">
              <w:rPr>
                <w:rFonts w:ascii="Calibri" w:hAnsi="Calibri" w:cs="Calibri"/>
                <w:color w:val="000000"/>
              </w:rPr>
              <w:t>.</w:t>
            </w:r>
            <w:r>
              <w:rPr>
                <w:rFonts w:ascii="Calibri" w:hAnsi="Calibri" w:cs="Calibri"/>
                <w:color w:val="000000"/>
              </w:rPr>
              <w:t>375</w:t>
            </w:r>
          </w:p>
        </w:tc>
      </w:tr>
    </w:tbl>
    <w:p w14:paraId="1E9DEB64" w14:textId="0C7110E3" w:rsidR="00B77C16" w:rsidRPr="00B77C16" w:rsidRDefault="00B77C16" w:rsidP="00B77C16">
      <w:pPr>
        <w:pStyle w:val="Caption"/>
        <w:rPr>
          <w:lang w:val="en-GB"/>
        </w:rPr>
      </w:pPr>
      <w:bookmarkStart w:id="175" w:name="_Ref496533321"/>
      <w:r w:rsidRPr="00B77C16">
        <w:rPr>
          <w:b/>
          <w:lang w:val="en-GB"/>
        </w:rPr>
        <w:t xml:space="preserve">Table </w:t>
      </w:r>
      <w:r w:rsidRPr="00B77C16">
        <w:rPr>
          <w:b/>
          <w:lang w:val="en-GB"/>
        </w:rPr>
        <w:fldChar w:fldCharType="begin"/>
      </w:r>
      <w:r w:rsidRPr="00B77C16">
        <w:rPr>
          <w:b/>
          <w:lang w:val="en-GB"/>
        </w:rPr>
        <w:instrText xml:space="preserve"> SEQ Table \* ARABIC </w:instrText>
      </w:r>
      <w:r w:rsidRPr="00B77C16">
        <w:rPr>
          <w:b/>
          <w:lang w:val="en-GB"/>
        </w:rPr>
        <w:fldChar w:fldCharType="separate"/>
      </w:r>
      <w:r w:rsidR="007B0197">
        <w:rPr>
          <w:b/>
          <w:noProof/>
          <w:lang w:val="en-GB"/>
        </w:rPr>
        <w:t>13</w:t>
      </w:r>
      <w:r w:rsidRPr="00B77C16">
        <w:rPr>
          <w:b/>
          <w:lang w:val="en-GB"/>
        </w:rPr>
        <w:fldChar w:fldCharType="end"/>
      </w:r>
      <w:bookmarkEnd w:id="175"/>
      <w:r w:rsidRPr="00B77C16">
        <w:rPr>
          <w:lang w:val="en-GB"/>
        </w:rPr>
        <w:t xml:space="preserve">: </w:t>
      </w:r>
      <w:r w:rsidRPr="00B77C16">
        <w:rPr>
          <w:i w:val="0"/>
          <w:lang w:val="en-GB"/>
        </w:rPr>
        <w:t>Results of the model fit analysis performed on the binary dataset.</w:t>
      </w:r>
    </w:p>
    <w:p w14:paraId="398BDFD9" w14:textId="77777777" w:rsidR="008A4601" w:rsidRDefault="008A4601" w:rsidP="008A4601">
      <w:pPr>
        <w:jc w:val="both"/>
        <w:rPr>
          <w:lang w:val="en-US"/>
        </w:rPr>
      </w:pPr>
      <w:r>
        <w:rPr>
          <w:lang w:val="en-US"/>
        </w:rPr>
        <w:t xml:space="preserve">We cannot compare these results with Nakov et al. </w:t>
      </w:r>
      <w:sdt>
        <w:sdtPr>
          <w:rPr>
            <w:lang w:val="en-US"/>
          </w:rPr>
          <w:id w:val="19829473"/>
          <w:citation/>
        </w:sdtPr>
        <w:sdtContent>
          <w:r>
            <w:rPr>
              <w:lang w:val="en-US"/>
            </w:rPr>
            <w:fldChar w:fldCharType="begin"/>
          </w:r>
          <w:r w:rsidRPr="00DD25E6">
            <w:rPr>
              <w:lang w:val="en-US"/>
            </w:rPr>
            <w:instrText xml:space="preserve"> CITATION Nak17 \l 1040 </w:instrText>
          </w:r>
          <w:r>
            <w:rPr>
              <w:lang w:val="en-US"/>
            </w:rPr>
            <w:fldChar w:fldCharType="separate"/>
          </w:r>
          <w:r w:rsidRPr="008A4601">
            <w:rPr>
              <w:noProof/>
              <w:lang w:val="en-US"/>
            </w:rPr>
            <w:t>[1]</w:t>
          </w:r>
          <w:r>
            <w:rPr>
              <w:lang w:val="en-US"/>
            </w:rPr>
            <w:fldChar w:fldCharType="end"/>
          </w:r>
        </w:sdtContent>
      </w:sdt>
      <w:r>
        <w:rPr>
          <w:lang w:val="en-US"/>
        </w:rPr>
        <w:t xml:space="preserve"> because they did not perform this analysis, but the table nevertheless shows that, once again, there is no clearly </w:t>
      </w:r>
      <w:proofErr w:type="spellStart"/>
      <w:r>
        <w:rPr>
          <w:lang w:val="en-US"/>
        </w:rPr>
        <w:t>favoured</w:t>
      </w:r>
      <w:proofErr w:type="spellEnd"/>
      <w:r>
        <w:rPr>
          <w:lang w:val="en-US"/>
        </w:rPr>
        <w:t xml:space="preserve"> model, and AIC and BIC rank the two models differently.</w:t>
      </w:r>
    </w:p>
    <w:p w14:paraId="05B3AFCA" w14:textId="4EE86EF1" w:rsidR="008A4601" w:rsidRDefault="008A4601" w:rsidP="008A4601">
      <w:pPr>
        <w:jc w:val="both"/>
        <w:rPr>
          <w:lang w:val="en-US"/>
        </w:rPr>
      </w:pPr>
      <w:r>
        <w:rPr>
          <w:lang w:val="en-US"/>
        </w:rPr>
        <w:t xml:space="preserve">Model averaging analyses using </w:t>
      </w:r>
      <w:proofErr w:type="spellStart"/>
      <w:r>
        <w:rPr>
          <w:lang w:val="en-US"/>
        </w:rPr>
        <w:t>SAICc</w:t>
      </w:r>
      <w:proofErr w:type="spellEnd"/>
      <w:r>
        <w:rPr>
          <w:lang w:val="en-US"/>
        </w:rPr>
        <w:t xml:space="preserve"> and BMA are not conclusive either, as shown in </w:t>
      </w:r>
      <w:proofErr w:type="spellStart"/>
      <w:r>
        <w:rPr>
          <w:lang w:val="en-US"/>
        </w:rPr>
        <w:t>tabella</w:t>
      </w:r>
      <w:proofErr w:type="spellEnd"/>
      <w:r>
        <w:rPr>
          <w:lang w:val="en-US"/>
        </w:rPr>
        <w:t>.</w:t>
      </w:r>
    </w:p>
    <w:tbl>
      <w:tblPr>
        <w:tblStyle w:val="ListTable4-Accent11"/>
        <w:tblW w:w="5000" w:type="pct"/>
        <w:tblLook w:val="04A0" w:firstRow="1" w:lastRow="0" w:firstColumn="1" w:lastColumn="0" w:noHBand="0" w:noVBand="1"/>
      </w:tblPr>
      <w:tblGrid>
        <w:gridCol w:w="1206"/>
        <w:gridCol w:w="2162"/>
        <w:gridCol w:w="2162"/>
        <w:gridCol w:w="2162"/>
        <w:gridCol w:w="2162"/>
      </w:tblGrid>
      <w:tr w:rsidR="008A4601" w14:paraId="4DCD309F" w14:textId="77777777" w:rsidTr="003E4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Merge w:val="restart"/>
            <w:tcBorders>
              <w:right w:val="single" w:sz="4" w:space="0" w:color="5B9BD5" w:themeColor="accent1"/>
            </w:tcBorders>
          </w:tcPr>
          <w:p w14:paraId="50B42CA7" w14:textId="77777777" w:rsidR="008A4601" w:rsidRDefault="008A4601" w:rsidP="00465D49">
            <w:pPr>
              <w:jc w:val="both"/>
              <w:rPr>
                <w:lang w:val="en-GB"/>
              </w:rPr>
            </w:pPr>
          </w:p>
        </w:tc>
        <w:tc>
          <w:tcPr>
            <w:tcW w:w="4388" w:type="pct"/>
            <w:gridSpan w:val="4"/>
            <w:tcBorders>
              <w:left w:val="single" w:sz="4" w:space="0" w:color="5B9BD5" w:themeColor="accent1"/>
            </w:tcBorders>
          </w:tcPr>
          <w:p w14:paraId="2B21E14E" w14:textId="77777777" w:rsidR="008A4601" w:rsidRDefault="008A4601" w:rsidP="00465D4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Method</w:t>
            </w:r>
          </w:p>
        </w:tc>
      </w:tr>
      <w:tr w:rsidR="008A4601" w14:paraId="25914B5F" w14:textId="77777777" w:rsidTr="003E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Merge/>
            <w:tcBorders>
              <w:right w:val="single" w:sz="4" w:space="0" w:color="5B9BD5" w:themeColor="accent1"/>
            </w:tcBorders>
          </w:tcPr>
          <w:p w14:paraId="53CF21F2" w14:textId="77777777" w:rsidR="008A4601" w:rsidRDefault="008A4601" w:rsidP="00465D49">
            <w:pPr>
              <w:jc w:val="both"/>
              <w:rPr>
                <w:lang w:val="en-GB"/>
              </w:rPr>
            </w:pPr>
          </w:p>
        </w:tc>
        <w:tc>
          <w:tcPr>
            <w:tcW w:w="2194" w:type="pct"/>
            <w:gridSpan w:val="2"/>
            <w:tcBorders>
              <w:left w:val="single" w:sz="4" w:space="0" w:color="5B9BD5" w:themeColor="accent1"/>
              <w:bottom w:val="single" w:sz="4" w:space="0" w:color="9CC2E5" w:themeColor="accent1" w:themeTint="99"/>
              <w:right w:val="single" w:sz="4" w:space="0" w:color="9CC2E5" w:themeColor="accent1" w:themeTint="99"/>
            </w:tcBorders>
            <w:shd w:val="clear" w:color="auto" w:fill="5B9BD5" w:themeFill="accent1"/>
          </w:tcPr>
          <w:p w14:paraId="4C56271E" w14:textId="77777777" w:rsidR="008A4601" w:rsidRPr="001B67E7" w:rsidRDefault="008A4601"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proofErr w:type="spellStart"/>
            <w:r w:rsidRPr="001B67E7">
              <w:rPr>
                <w:b/>
                <w:color w:val="FFFFFF" w:themeColor="background1"/>
                <w:lang w:val="en-GB"/>
              </w:rPr>
              <w:t>SAICc</w:t>
            </w:r>
            <w:proofErr w:type="spellEnd"/>
          </w:p>
        </w:tc>
        <w:tc>
          <w:tcPr>
            <w:tcW w:w="2194" w:type="pct"/>
            <w:gridSpan w:val="2"/>
            <w:tcBorders>
              <w:left w:val="single" w:sz="4" w:space="0" w:color="9CC2E5" w:themeColor="accent1" w:themeTint="99"/>
            </w:tcBorders>
            <w:shd w:val="clear" w:color="auto" w:fill="5B9BD5" w:themeFill="accent1"/>
          </w:tcPr>
          <w:p w14:paraId="20277A73" w14:textId="77777777" w:rsidR="008A4601" w:rsidRPr="001B67E7" w:rsidRDefault="008A4601"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1B67E7">
              <w:rPr>
                <w:b/>
                <w:color w:val="FFFFFF" w:themeColor="background1"/>
                <w:lang w:val="en-GB"/>
              </w:rPr>
              <w:t>BMA</w:t>
            </w:r>
          </w:p>
        </w:tc>
      </w:tr>
      <w:tr w:rsidR="008A4601" w14:paraId="597D2EF6" w14:textId="77777777" w:rsidTr="008A4601">
        <w:trPr>
          <w:trHeight w:val="1160"/>
        </w:trPr>
        <w:tc>
          <w:tcPr>
            <w:cnfStyle w:val="001000000000" w:firstRow="0" w:lastRow="0" w:firstColumn="1" w:lastColumn="0" w:oddVBand="0" w:evenVBand="0" w:oddHBand="0" w:evenHBand="0" w:firstRowFirstColumn="0" w:firstRowLastColumn="0" w:lastRowFirstColumn="0" w:lastRowLastColumn="0"/>
            <w:tcW w:w="612" w:type="pct"/>
            <w:vAlign w:val="center"/>
          </w:tcPr>
          <w:p w14:paraId="52053AD3" w14:textId="77777777" w:rsidR="008A4601" w:rsidRDefault="008A4601" w:rsidP="00465D49">
            <w:pPr>
              <w:rPr>
                <w:lang w:val="en-GB"/>
              </w:rPr>
            </w:pPr>
            <w:r>
              <w:rPr>
                <w:lang w:val="en-GB"/>
              </w:rPr>
              <w:t>Rates</w:t>
            </w:r>
          </w:p>
        </w:tc>
        <w:tc>
          <w:tcPr>
            <w:tcW w:w="2194" w:type="pct"/>
            <w:gridSpan w:val="2"/>
            <w:tcBorders>
              <w:righ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8A4601" w:rsidRPr="00EF6ACE" w14:paraId="5D7A7C5D" w14:textId="77777777" w:rsidTr="00465D49">
              <w:trPr>
                <w:jc w:val="center"/>
              </w:trPr>
              <w:tc>
                <w:tcPr>
                  <w:tcW w:w="0" w:type="auto"/>
                  <w:tcBorders>
                    <w:top w:val="nil"/>
                    <w:left w:val="nil"/>
                    <w:bottom w:val="nil"/>
                    <w:right w:val="nil"/>
                  </w:tcBorders>
                </w:tcPr>
                <w:p w14:paraId="464AB3F5" w14:textId="77777777" w:rsidR="008A4601" w:rsidRPr="00EF6ACE" w:rsidRDefault="008A4601" w:rsidP="008A4601">
                  <w:pPr>
                    <w:jc w:val="center"/>
                    <w:rPr>
                      <w:rFonts w:ascii="Courier New" w:hAnsi="Courier New" w:cs="Courier New"/>
                      <w:lang w:val="en-GB"/>
                    </w:rPr>
                  </w:pPr>
                </w:p>
              </w:tc>
              <w:tc>
                <w:tcPr>
                  <w:tcW w:w="771" w:type="dxa"/>
                  <w:tcBorders>
                    <w:top w:val="nil"/>
                    <w:left w:val="nil"/>
                    <w:right w:val="nil"/>
                  </w:tcBorders>
                </w:tcPr>
                <w:p w14:paraId="3AE68569" w14:textId="77777777" w:rsidR="008A4601" w:rsidRPr="00EF6ACE" w:rsidRDefault="008A4601" w:rsidP="008A4601">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3898EAF5" w14:textId="77777777" w:rsidR="008A4601" w:rsidRPr="00EF6ACE" w:rsidRDefault="008A4601" w:rsidP="008A4601">
                  <w:pPr>
                    <w:jc w:val="center"/>
                    <w:rPr>
                      <w:rFonts w:cstheme="minorHAnsi"/>
                      <w:lang w:val="en-GB"/>
                    </w:rPr>
                  </w:pPr>
                  <w:r w:rsidRPr="00EF6ACE">
                    <w:rPr>
                      <w:rFonts w:cstheme="minorHAnsi"/>
                      <w:lang w:val="en-GB"/>
                    </w:rPr>
                    <w:t>1</w:t>
                  </w:r>
                </w:p>
              </w:tc>
            </w:tr>
            <w:tr w:rsidR="008A4601" w:rsidRPr="00EF6ACE" w14:paraId="04FEB659" w14:textId="77777777" w:rsidTr="00465D49">
              <w:trPr>
                <w:jc w:val="center"/>
              </w:trPr>
              <w:tc>
                <w:tcPr>
                  <w:tcW w:w="0" w:type="auto"/>
                  <w:tcBorders>
                    <w:top w:val="nil"/>
                    <w:left w:val="nil"/>
                    <w:bottom w:val="nil"/>
                  </w:tcBorders>
                </w:tcPr>
                <w:p w14:paraId="3F01E0F0" w14:textId="77777777" w:rsidR="008A4601" w:rsidRPr="00EF6ACE" w:rsidRDefault="008A4601" w:rsidP="008A4601">
                  <w:pPr>
                    <w:jc w:val="center"/>
                    <w:rPr>
                      <w:rFonts w:cstheme="minorHAnsi"/>
                      <w:lang w:val="en-GB"/>
                    </w:rPr>
                  </w:pPr>
                  <w:r w:rsidRPr="00EF6ACE">
                    <w:rPr>
                      <w:rFonts w:cstheme="minorHAnsi"/>
                      <w:lang w:val="en-GB"/>
                    </w:rPr>
                    <w:t>0</w:t>
                  </w:r>
                </w:p>
              </w:tc>
              <w:tc>
                <w:tcPr>
                  <w:tcW w:w="771" w:type="dxa"/>
                  <w:shd w:val="clear" w:color="auto" w:fill="auto"/>
                  <w:vAlign w:val="bottom"/>
                </w:tcPr>
                <w:p w14:paraId="461F3945" w14:textId="1675C72D"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-0,277</w:t>
                  </w:r>
                </w:p>
              </w:tc>
              <w:tc>
                <w:tcPr>
                  <w:tcW w:w="771" w:type="dxa"/>
                  <w:shd w:val="clear" w:color="auto" w:fill="auto"/>
                  <w:vAlign w:val="bottom"/>
                </w:tcPr>
                <w:p w14:paraId="36E4DCFD" w14:textId="6543E6DB"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0,277</w:t>
                  </w:r>
                </w:p>
              </w:tc>
            </w:tr>
            <w:tr w:rsidR="008A4601" w:rsidRPr="00EF6ACE" w14:paraId="4C4212EB" w14:textId="77777777" w:rsidTr="00465D49">
              <w:trPr>
                <w:jc w:val="center"/>
              </w:trPr>
              <w:tc>
                <w:tcPr>
                  <w:tcW w:w="0" w:type="auto"/>
                  <w:tcBorders>
                    <w:top w:val="nil"/>
                    <w:left w:val="nil"/>
                    <w:bottom w:val="nil"/>
                  </w:tcBorders>
                  <w:shd w:val="clear" w:color="auto" w:fill="auto"/>
                </w:tcPr>
                <w:p w14:paraId="3AA61F0B" w14:textId="77777777" w:rsidR="008A4601" w:rsidRPr="00EF6ACE" w:rsidRDefault="008A4601" w:rsidP="008A4601">
                  <w:pPr>
                    <w:jc w:val="center"/>
                    <w:rPr>
                      <w:rFonts w:cstheme="minorHAnsi"/>
                      <w:lang w:val="en-GB"/>
                    </w:rPr>
                  </w:pPr>
                  <w:r w:rsidRPr="00EF6ACE">
                    <w:rPr>
                      <w:rFonts w:cstheme="minorHAnsi"/>
                      <w:lang w:val="en-GB"/>
                    </w:rPr>
                    <w:t>1</w:t>
                  </w:r>
                </w:p>
              </w:tc>
              <w:tc>
                <w:tcPr>
                  <w:tcW w:w="771" w:type="dxa"/>
                  <w:shd w:val="clear" w:color="auto" w:fill="auto"/>
                  <w:vAlign w:val="bottom"/>
                </w:tcPr>
                <w:p w14:paraId="1201B101" w14:textId="0018C562"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0,556</w:t>
                  </w:r>
                </w:p>
              </w:tc>
              <w:tc>
                <w:tcPr>
                  <w:tcW w:w="771" w:type="dxa"/>
                  <w:shd w:val="clear" w:color="auto" w:fill="auto"/>
                  <w:vAlign w:val="bottom"/>
                </w:tcPr>
                <w:p w14:paraId="65F03C31" w14:textId="5EE2DA8E"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-0,556</w:t>
                  </w:r>
                </w:p>
              </w:tc>
            </w:tr>
          </w:tbl>
          <w:p w14:paraId="730A3D04" w14:textId="77777777" w:rsidR="008A4601" w:rsidRDefault="008A4601"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94" w:type="pct"/>
            <w:gridSpan w:val="2"/>
            <w:tcBorders>
              <w:lef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8A4601" w:rsidRPr="00EF6ACE" w14:paraId="0E3F7F31" w14:textId="77777777" w:rsidTr="00465D49">
              <w:trPr>
                <w:jc w:val="center"/>
              </w:trPr>
              <w:tc>
                <w:tcPr>
                  <w:tcW w:w="0" w:type="auto"/>
                  <w:tcBorders>
                    <w:top w:val="nil"/>
                    <w:left w:val="nil"/>
                    <w:bottom w:val="nil"/>
                    <w:right w:val="nil"/>
                  </w:tcBorders>
                </w:tcPr>
                <w:p w14:paraId="60D41F13" w14:textId="77777777" w:rsidR="008A4601" w:rsidRPr="00EF6ACE" w:rsidRDefault="008A4601" w:rsidP="008A4601">
                  <w:pPr>
                    <w:jc w:val="center"/>
                    <w:rPr>
                      <w:rFonts w:ascii="Courier New" w:hAnsi="Courier New" w:cs="Courier New"/>
                      <w:lang w:val="en-GB"/>
                    </w:rPr>
                  </w:pPr>
                </w:p>
              </w:tc>
              <w:tc>
                <w:tcPr>
                  <w:tcW w:w="771" w:type="dxa"/>
                  <w:tcBorders>
                    <w:top w:val="nil"/>
                    <w:left w:val="nil"/>
                    <w:right w:val="nil"/>
                  </w:tcBorders>
                </w:tcPr>
                <w:p w14:paraId="44B904BA" w14:textId="77777777" w:rsidR="008A4601" w:rsidRPr="00EF6ACE" w:rsidRDefault="008A4601" w:rsidP="008A4601">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08F731D5" w14:textId="77777777" w:rsidR="008A4601" w:rsidRPr="00EF6ACE" w:rsidRDefault="008A4601" w:rsidP="008A4601">
                  <w:pPr>
                    <w:jc w:val="center"/>
                    <w:rPr>
                      <w:rFonts w:cstheme="minorHAnsi"/>
                      <w:lang w:val="en-GB"/>
                    </w:rPr>
                  </w:pPr>
                  <w:r w:rsidRPr="00EF6ACE">
                    <w:rPr>
                      <w:rFonts w:cstheme="minorHAnsi"/>
                      <w:lang w:val="en-GB"/>
                    </w:rPr>
                    <w:t>1</w:t>
                  </w:r>
                </w:p>
              </w:tc>
            </w:tr>
            <w:tr w:rsidR="008A4601" w:rsidRPr="00EF6ACE" w14:paraId="657986B1" w14:textId="77777777" w:rsidTr="00465D49">
              <w:trPr>
                <w:jc w:val="center"/>
              </w:trPr>
              <w:tc>
                <w:tcPr>
                  <w:tcW w:w="0" w:type="auto"/>
                  <w:tcBorders>
                    <w:top w:val="nil"/>
                    <w:left w:val="nil"/>
                    <w:bottom w:val="nil"/>
                  </w:tcBorders>
                </w:tcPr>
                <w:p w14:paraId="34FF20DE" w14:textId="77777777" w:rsidR="008A4601" w:rsidRPr="00EF6ACE" w:rsidRDefault="008A4601" w:rsidP="008A4601">
                  <w:pPr>
                    <w:jc w:val="center"/>
                    <w:rPr>
                      <w:rFonts w:cstheme="minorHAnsi"/>
                      <w:lang w:val="en-GB"/>
                    </w:rPr>
                  </w:pPr>
                  <w:r w:rsidRPr="00EF6ACE">
                    <w:rPr>
                      <w:rFonts w:cstheme="minorHAnsi"/>
                      <w:lang w:val="en-GB"/>
                    </w:rPr>
                    <w:t>0</w:t>
                  </w:r>
                </w:p>
              </w:tc>
              <w:tc>
                <w:tcPr>
                  <w:tcW w:w="771" w:type="dxa"/>
                  <w:shd w:val="clear" w:color="auto" w:fill="auto"/>
                  <w:vAlign w:val="bottom"/>
                </w:tcPr>
                <w:p w14:paraId="3A9CA29D" w14:textId="5D9ED66D"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-0,384</w:t>
                  </w:r>
                </w:p>
              </w:tc>
              <w:tc>
                <w:tcPr>
                  <w:tcW w:w="771" w:type="dxa"/>
                  <w:shd w:val="clear" w:color="auto" w:fill="auto"/>
                  <w:vAlign w:val="bottom"/>
                </w:tcPr>
                <w:p w14:paraId="26174331" w14:textId="3DF4BEDA"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0,384</w:t>
                  </w:r>
                </w:p>
              </w:tc>
            </w:tr>
            <w:tr w:rsidR="008A4601" w:rsidRPr="00EF6ACE" w14:paraId="78B10FFF" w14:textId="77777777" w:rsidTr="00465D49">
              <w:trPr>
                <w:jc w:val="center"/>
              </w:trPr>
              <w:tc>
                <w:tcPr>
                  <w:tcW w:w="0" w:type="auto"/>
                  <w:tcBorders>
                    <w:top w:val="nil"/>
                    <w:left w:val="nil"/>
                    <w:bottom w:val="nil"/>
                  </w:tcBorders>
                  <w:shd w:val="clear" w:color="auto" w:fill="auto"/>
                </w:tcPr>
                <w:p w14:paraId="0231109E" w14:textId="77777777" w:rsidR="008A4601" w:rsidRPr="00EF6ACE" w:rsidRDefault="008A4601" w:rsidP="008A4601">
                  <w:pPr>
                    <w:jc w:val="center"/>
                    <w:rPr>
                      <w:rFonts w:cstheme="minorHAnsi"/>
                      <w:lang w:val="en-GB"/>
                    </w:rPr>
                  </w:pPr>
                  <w:r w:rsidRPr="00EF6ACE">
                    <w:rPr>
                      <w:rFonts w:cstheme="minorHAnsi"/>
                      <w:lang w:val="en-GB"/>
                    </w:rPr>
                    <w:t>1</w:t>
                  </w:r>
                </w:p>
              </w:tc>
              <w:tc>
                <w:tcPr>
                  <w:tcW w:w="771" w:type="dxa"/>
                  <w:shd w:val="clear" w:color="auto" w:fill="auto"/>
                  <w:vAlign w:val="bottom"/>
                </w:tcPr>
                <w:p w14:paraId="2F57287C" w14:textId="55EC911C"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0,533</w:t>
                  </w:r>
                </w:p>
              </w:tc>
              <w:tc>
                <w:tcPr>
                  <w:tcW w:w="771" w:type="dxa"/>
                  <w:shd w:val="clear" w:color="auto" w:fill="auto"/>
                  <w:vAlign w:val="bottom"/>
                </w:tcPr>
                <w:p w14:paraId="3DB8E189" w14:textId="46EDE173" w:rsidR="008A4601" w:rsidRPr="008A4601" w:rsidRDefault="008A4601" w:rsidP="008A4601">
                  <w:pPr>
                    <w:jc w:val="center"/>
                    <w:rPr>
                      <w:rFonts w:ascii="Calibri" w:hAnsi="Calibri" w:cs="Calibri"/>
                      <w:color w:val="000000"/>
                      <w:sz w:val="18"/>
                      <w:szCs w:val="18"/>
                    </w:rPr>
                  </w:pPr>
                  <w:r w:rsidRPr="008A4601">
                    <w:rPr>
                      <w:rFonts w:ascii="Calibri" w:hAnsi="Calibri" w:cs="Calibri"/>
                      <w:color w:val="000000"/>
                      <w:sz w:val="18"/>
                    </w:rPr>
                    <w:t>-0,533</w:t>
                  </w:r>
                </w:p>
              </w:tc>
            </w:tr>
          </w:tbl>
          <w:p w14:paraId="4C1EED2A" w14:textId="77777777" w:rsidR="008A4601" w:rsidRDefault="008A4601"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r>
      <w:tr w:rsidR="008A4601" w14:paraId="48BF7E28" w14:textId="77777777" w:rsidTr="008A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Align w:val="center"/>
          </w:tcPr>
          <w:p w14:paraId="327F70E1" w14:textId="77777777" w:rsidR="008A4601" w:rsidRDefault="008A4601" w:rsidP="008A4601">
            <w:pPr>
              <w:rPr>
                <w:lang w:val="en-GB"/>
              </w:rPr>
            </w:pPr>
            <w:r>
              <w:rPr>
                <w:lang w:val="en-GB"/>
              </w:rPr>
              <w:t>Node</w:t>
            </w:r>
          </w:p>
        </w:tc>
        <w:tc>
          <w:tcPr>
            <w:tcW w:w="1097" w:type="pct"/>
            <w:tcBorders>
              <w:right w:val="nil"/>
            </w:tcBorders>
          </w:tcPr>
          <w:p w14:paraId="6AC9598D" w14:textId="3B070F48" w:rsidR="008A4601" w:rsidRPr="001B67E7" w:rsidRDefault="008A4601" w:rsidP="008A4601">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f</w:t>
            </w:r>
          </w:p>
        </w:tc>
        <w:tc>
          <w:tcPr>
            <w:tcW w:w="1097" w:type="pct"/>
            <w:tcBorders>
              <w:left w:val="nil"/>
              <w:right w:val="single" w:sz="4" w:space="0" w:color="5B9BD5" w:themeColor="accent1"/>
            </w:tcBorders>
          </w:tcPr>
          <w:p w14:paraId="00461F93" w14:textId="18E1FE92" w:rsidR="008A4601" w:rsidRPr="001B67E7" w:rsidRDefault="008A4601" w:rsidP="008A4601">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1097" w:type="pct"/>
            <w:tcBorders>
              <w:left w:val="single" w:sz="4" w:space="0" w:color="5B9BD5" w:themeColor="accent1"/>
              <w:right w:val="nil"/>
            </w:tcBorders>
          </w:tcPr>
          <w:p w14:paraId="2D022531" w14:textId="77AE5490" w:rsidR="008A4601" w:rsidRPr="001B67E7" w:rsidRDefault="008A4601" w:rsidP="008A4601">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f</w:t>
            </w:r>
          </w:p>
        </w:tc>
        <w:tc>
          <w:tcPr>
            <w:tcW w:w="1097" w:type="pct"/>
            <w:tcBorders>
              <w:left w:val="nil"/>
            </w:tcBorders>
          </w:tcPr>
          <w:p w14:paraId="2A819861" w14:textId="75EF18D0" w:rsidR="008A4601" w:rsidRPr="001B67E7" w:rsidRDefault="008A4601" w:rsidP="008A4601">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r>
      <w:tr w:rsidR="008A4601" w14:paraId="3BABF0F3" w14:textId="77777777" w:rsidTr="00465D49">
        <w:tc>
          <w:tcPr>
            <w:cnfStyle w:val="001000000000" w:firstRow="0" w:lastRow="0" w:firstColumn="1" w:lastColumn="0" w:oddVBand="0" w:evenVBand="0" w:oddHBand="0" w:evenHBand="0" w:firstRowFirstColumn="0" w:firstRowLastColumn="0" w:lastRowFirstColumn="0" w:lastRowLastColumn="0"/>
            <w:tcW w:w="612" w:type="pct"/>
            <w:vAlign w:val="center"/>
          </w:tcPr>
          <w:p w14:paraId="755791DB" w14:textId="77777777" w:rsidR="008A4601" w:rsidRDefault="008A4601" w:rsidP="008A4601">
            <w:pPr>
              <w:rPr>
                <w:lang w:val="en-GB"/>
              </w:rPr>
            </w:pPr>
            <w:r>
              <w:rPr>
                <w:lang w:val="en-GB"/>
              </w:rPr>
              <w:t>Root</w:t>
            </w:r>
          </w:p>
        </w:tc>
        <w:tc>
          <w:tcPr>
            <w:tcW w:w="1097" w:type="pct"/>
            <w:tcBorders>
              <w:right w:val="nil"/>
            </w:tcBorders>
            <w:vAlign w:val="bottom"/>
          </w:tcPr>
          <w:p w14:paraId="18837943" w14:textId="1E2CBD89" w:rsidR="008A4601" w:rsidRDefault="008A4601" w:rsidP="008A460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0,205</w:t>
            </w:r>
          </w:p>
        </w:tc>
        <w:tc>
          <w:tcPr>
            <w:tcW w:w="1097" w:type="pct"/>
            <w:tcBorders>
              <w:left w:val="nil"/>
              <w:right w:val="single" w:sz="4" w:space="0" w:color="5B9BD5" w:themeColor="accent1"/>
            </w:tcBorders>
            <w:vAlign w:val="bottom"/>
          </w:tcPr>
          <w:p w14:paraId="6A251976" w14:textId="241AADF4" w:rsidR="008A4601" w:rsidRDefault="008A4601" w:rsidP="008A460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0,795</w:t>
            </w:r>
          </w:p>
        </w:tc>
        <w:tc>
          <w:tcPr>
            <w:tcW w:w="1097" w:type="pct"/>
            <w:tcBorders>
              <w:left w:val="single" w:sz="4" w:space="0" w:color="5B9BD5" w:themeColor="accent1"/>
              <w:right w:val="nil"/>
            </w:tcBorders>
            <w:vAlign w:val="bottom"/>
          </w:tcPr>
          <w:p w14:paraId="3115AC15" w14:textId="5CC854D9" w:rsidR="008A4601" w:rsidRDefault="008A4601" w:rsidP="008A460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0,410</w:t>
            </w:r>
          </w:p>
        </w:tc>
        <w:tc>
          <w:tcPr>
            <w:tcW w:w="1097" w:type="pct"/>
            <w:tcBorders>
              <w:left w:val="nil"/>
            </w:tcBorders>
            <w:vAlign w:val="bottom"/>
          </w:tcPr>
          <w:p w14:paraId="09812D1A" w14:textId="245EF594" w:rsidR="008A4601" w:rsidRDefault="008A4601" w:rsidP="008A460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0,590</w:t>
            </w:r>
          </w:p>
        </w:tc>
      </w:tr>
      <w:tr w:rsidR="008A4601" w14:paraId="7BA15E79"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Align w:val="center"/>
          </w:tcPr>
          <w:p w14:paraId="4E475E16" w14:textId="77777777" w:rsidR="008A4601" w:rsidRDefault="008A4601" w:rsidP="008A4601">
            <w:pPr>
              <w:rPr>
                <w:lang w:val="en-GB"/>
              </w:rPr>
            </w:pPr>
            <w:r>
              <w:rPr>
                <w:lang w:val="en-GB"/>
              </w:rPr>
              <w:t>G+A</w:t>
            </w:r>
          </w:p>
        </w:tc>
        <w:tc>
          <w:tcPr>
            <w:tcW w:w="1097" w:type="pct"/>
            <w:tcBorders>
              <w:right w:val="nil"/>
            </w:tcBorders>
            <w:vAlign w:val="bottom"/>
          </w:tcPr>
          <w:p w14:paraId="7F195F7E" w14:textId="6B35487F" w:rsidR="008A4601" w:rsidRDefault="008A4601" w:rsidP="008A460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0,136</w:t>
            </w:r>
          </w:p>
        </w:tc>
        <w:tc>
          <w:tcPr>
            <w:tcW w:w="1097" w:type="pct"/>
            <w:tcBorders>
              <w:left w:val="nil"/>
              <w:right w:val="single" w:sz="4" w:space="0" w:color="5B9BD5" w:themeColor="accent1"/>
            </w:tcBorders>
            <w:vAlign w:val="bottom"/>
          </w:tcPr>
          <w:p w14:paraId="035FD494" w14:textId="70D09806" w:rsidR="008A4601" w:rsidRDefault="008A4601" w:rsidP="008A460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0,864</w:t>
            </w:r>
          </w:p>
        </w:tc>
        <w:tc>
          <w:tcPr>
            <w:tcW w:w="1097" w:type="pct"/>
            <w:tcBorders>
              <w:left w:val="single" w:sz="4" w:space="0" w:color="5B9BD5" w:themeColor="accent1"/>
              <w:right w:val="nil"/>
            </w:tcBorders>
            <w:vAlign w:val="bottom"/>
          </w:tcPr>
          <w:p w14:paraId="3A6021C5" w14:textId="1A0445C6" w:rsidR="008A4601" w:rsidRDefault="008A4601" w:rsidP="008A460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0,332</w:t>
            </w:r>
          </w:p>
        </w:tc>
        <w:tc>
          <w:tcPr>
            <w:tcW w:w="1097" w:type="pct"/>
            <w:tcBorders>
              <w:left w:val="nil"/>
            </w:tcBorders>
            <w:vAlign w:val="bottom"/>
          </w:tcPr>
          <w:p w14:paraId="40E711C4" w14:textId="54E2E090" w:rsidR="008A4601" w:rsidRDefault="008A4601" w:rsidP="008A460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0,668</w:t>
            </w:r>
          </w:p>
        </w:tc>
      </w:tr>
      <w:tr w:rsidR="008A4601" w14:paraId="524C92D2" w14:textId="77777777" w:rsidTr="00465D49">
        <w:tc>
          <w:tcPr>
            <w:cnfStyle w:val="001000000000" w:firstRow="0" w:lastRow="0" w:firstColumn="1" w:lastColumn="0" w:oddVBand="0" w:evenVBand="0" w:oddHBand="0" w:evenHBand="0" w:firstRowFirstColumn="0" w:firstRowLastColumn="0" w:lastRowFirstColumn="0" w:lastRowLastColumn="0"/>
            <w:tcW w:w="612" w:type="pct"/>
            <w:vAlign w:val="center"/>
          </w:tcPr>
          <w:p w14:paraId="78B232BA" w14:textId="77777777" w:rsidR="008A4601" w:rsidRDefault="008A4601" w:rsidP="008A4601">
            <w:pPr>
              <w:rPr>
                <w:lang w:val="en-GB"/>
              </w:rPr>
            </w:pPr>
            <w:r>
              <w:rPr>
                <w:lang w:val="en-GB"/>
              </w:rPr>
              <w:t>A</w:t>
            </w:r>
          </w:p>
        </w:tc>
        <w:tc>
          <w:tcPr>
            <w:tcW w:w="1097" w:type="pct"/>
            <w:tcBorders>
              <w:right w:val="nil"/>
            </w:tcBorders>
            <w:vAlign w:val="bottom"/>
          </w:tcPr>
          <w:p w14:paraId="16D7984A" w14:textId="7990BB43" w:rsidR="008A4601" w:rsidRDefault="008A4601" w:rsidP="008A460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0,156</w:t>
            </w:r>
          </w:p>
        </w:tc>
        <w:tc>
          <w:tcPr>
            <w:tcW w:w="1097" w:type="pct"/>
            <w:tcBorders>
              <w:left w:val="nil"/>
              <w:right w:val="single" w:sz="4" w:space="0" w:color="5B9BD5" w:themeColor="accent1"/>
            </w:tcBorders>
            <w:vAlign w:val="bottom"/>
          </w:tcPr>
          <w:p w14:paraId="1EDB5C2C" w14:textId="2E078E2E" w:rsidR="008A4601" w:rsidRDefault="008A4601" w:rsidP="008A460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0,844</w:t>
            </w:r>
          </w:p>
        </w:tc>
        <w:tc>
          <w:tcPr>
            <w:tcW w:w="1097" w:type="pct"/>
            <w:tcBorders>
              <w:left w:val="single" w:sz="4" w:space="0" w:color="5B9BD5" w:themeColor="accent1"/>
              <w:right w:val="nil"/>
            </w:tcBorders>
            <w:vAlign w:val="bottom"/>
          </w:tcPr>
          <w:p w14:paraId="07EFA228" w14:textId="58452185" w:rsidR="008A4601" w:rsidRDefault="008A4601" w:rsidP="008A4601">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0,323</w:t>
            </w:r>
          </w:p>
        </w:tc>
        <w:tc>
          <w:tcPr>
            <w:tcW w:w="1097" w:type="pct"/>
            <w:tcBorders>
              <w:left w:val="nil"/>
            </w:tcBorders>
            <w:vAlign w:val="bottom"/>
          </w:tcPr>
          <w:p w14:paraId="4702D25A" w14:textId="4C85A7BA" w:rsidR="008A4601" w:rsidRDefault="008A4601" w:rsidP="008A4601">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0,677</w:t>
            </w:r>
          </w:p>
        </w:tc>
      </w:tr>
    </w:tbl>
    <w:p w14:paraId="45F4F6FB" w14:textId="1C300CC8" w:rsidR="008A4601" w:rsidRDefault="008A4601" w:rsidP="008A4601">
      <w:pPr>
        <w:pStyle w:val="Caption"/>
        <w:rPr>
          <w:i w:val="0"/>
          <w:lang w:val="en-US"/>
        </w:rPr>
      </w:pPr>
      <w:r w:rsidRPr="008A4601">
        <w:rPr>
          <w:b/>
          <w:lang w:val="en-US"/>
        </w:rPr>
        <w:t xml:space="preserve">Table </w:t>
      </w:r>
      <w:r w:rsidRPr="008A4601">
        <w:rPr>
          <w:b/>
        </w:rPr>
        <w:fldChar w:fldCharType="begin"/>
      </w:r>
      <w:r w:rsidRPr="008A4601">
        <w:rPr>
          <w:b/>
          <w:lang w:val="en-US"/>
        </w:rPr>
        <w:instrText xml:space="preserve"> SEQ Table \* ARABIC </w:instrText>
      </w:r>
      <w:r w:rsidRPr="008A4601">
        <w:rPr>
          <w:b/>
        </w:rPr>
        <w:fldChar w:fldCharType="separate"/>
      </w:r>
      <w:r w:rsidR="007B0197">
        <w:rPr>
          <w:b/>
          <w:noProof/>
          <w:lang w:val="en-US"/>
        </w:rPr>
        <w:t>14</w:t>
      </w:r>
      <w:r w:rsidRPr="008A4601">
        <w:rPr>
          <w:b/>
        </w:rPr>
        <w:fldChar w:fldCharType="end"/>
      </w:r>
      <w:r w:rsidRPr="008A4601">
        <w:rPr>
          <w:lang w:val="en-US"/>
        </w:rPr>
        <w:t xml:space="preserve">: </w:t>
      </w:r>
      <w:r w:rsidRPr="008A4601">
        <w:rPr>
          <w:i w:val="0"/>
          <w:lang w:val="en-US"/>
        </w:rPr>
        <w:t>Model averaging analyses performed on the binary dataset</w:t>
      </w:r>
      <w:r w:rsidR="00465D49">
        <w:rPr>
          <w:i w:val="0"/>
          <w:lang w:val="en-US"/>
        </w:rPr>
        <w:t xml:space="preserve"> using </w:t>
      </w:r>
      <w:r w:rsidR="00465D49" w:rsidRPr="00465D49">
        <w:rPr>
          <w:rFonts w:ascii="Courier New" w:hAnsi="Courier New" w:cs="Courier New"/>
          <w:i w:val="0"/>
          <w:lang w:val="en-US"/>
        </w:rPr>
        <w:t>phytools</w:t>
      </w:r>
      <w:r w:rsidRPr="008A4601">
        <w:rPr>
          <w:i w:val="0"/>
          <w:lang w:val="en-US"/>
        </w:rPr>
        <w:t>.</w:t>
      </w:r>
    </w:p>
    <w:p w14:paraId="57A14388" w14:textId="30432FF2" w:rsidR="008A4601" w:rsidRDefault="008A4601" w:rsidP="007B6F58">
      <w:pPr>
        <w:jc w:val="both"/>
        <w:rPr>
          <w:lang w:val="en-GB"/>
        </w:rPr>
      </w:pPr>
      <w:r w:rsidRPr="007B6F58">
        <w:rPr>
          <w:lang w:val="en-GB"/>
        </w:rPr>
        <w:lastRenderedPageBreak/>
        <w:t xml:space="preserve">It is therefore apparent that </w:t>
      </w:r>
      <w:r w:rsidR="007B6F58" w:rsidRPr="007B6F58">
        <w:rPr>
          <w:lang w:val="en-GB"/>
        </w:rPr>
        <w:t xml:space="preserve">(as was the case with the multistate data) </w:t>
      </w:r>
      <w:r w:rsidRPr="007B6F58">
        <w:rPr>
          <w:lang w:val="en-GB"/>
        </w:rPr>
        <w:t xml:space="preserve">the binary data is not enough to </w:t>
      </w:r>
      <w:r w:rsidR="007B6F58" w:rsidRPr="007B6F58">
        <w:rPr>
          <w:lang w:val="en-GB"/>
        </w:rPr>
        <w:t xml:space="preserve">confidently </w:t>
      </w:r>
      <w:r w:rsidR="007B6F58">
        <w:rPr>
          <w:lang w:val="en-GB"/>
        </w:rPr>
        <w:t>choose a single model or a single conclusion and it is still necessary to use biological information.</w:t>
      </w:r>
    </w:p>
    <w:p w14:paraId="1C93231E" w14:textId="6D44DFAA" w:rsidR="007B6F58" w:rsidRDefault="007B6F58" w:rsidP="007B6F58">
      <w:pPr>
        <w:jc w:val="both"/>
        <w:rPr>
          <w:lang w:val="en-GB"/>
        </w:rPr>
      </w:pPr>
      <w:r>
        <w:rPr>
          <w:lang w:val="en-GB"/>
        </w:rPr>
        <w:t xml:space="preserve">As before, we implemented the biological insight that transition rates should be low </w:t>
      </w:r>
      <w:sdt>
        <w:sdtPr>
          <w:rPr>
            <w:lang w:val="en-GB"/>
          </w:rPr>
          <w:id w:val="339049525"/>
          <w:citation/>
        </w:sdtPr>
        <w:sdtContent>
          <w:r>
            <w:rPr>
              <w:lang w:val="en-GB"/>
            </w:rPr>
            <w:fldChar w:fldCharType="begin"/>
          </w:r>
          <w:r w:rsidRPr="007B6F58">
            <w:rPr>
              <w:lang w:val="en-US"/>
            </w:rPr>
            <w:instrText xml:space="preserve"> CITATION Log091 \l 1040 </w:instrText>
          </w:r>
          <w:r>
            <w:rPr>
              <w:lang w:val="en-GB"/>
            </w:rPr>
            <w:fldChar w:fldCharType="separate"/>
          </w:r>
          <w:r w:rsidRPr="007B6F58">
            <w:rPr>
              <w:noProof/>
              <w:lang w:val="en-US"/>
            </w:rPr>
            <w:t>[6]</w:t>
          </w:r>
          <w:r>
            <w:rPr>
              <w:lang w:val="en-GB"/>
            </w:rPr>
            <w:fldChar w:fldCharType="end"/>
          </w:r>
        </w:sdtContent>
      </w:sdt>
      <w:r>
        <w:rPr>
          <w:lang w:val="en-GB"/>
        </w:rPr>
        <w:t xml:space="preserve"> by repeating the analysis with a strong prior on the transition rates (again, a beta distribution with parameters </w:t>
      </w:r>
      <w:r>
        <w:rPr>
          <w:rFonts w:cstheme="minorHAnsi"/>
          <w:lang w:val="en-GB"/>
        </w:rPr>
        <w:t>α</w:t>
      </w:r>
      <w:r>
        <w:rPr>
          <w:lang w:val="en-GB"/>
        </w:rPr>
        <w:t xml:space="preserve"> = 1 and </w:t>
      </w:r>
      <w:r>
        <w:rPr>
          <w:rFonts w:cstheme="minorHAnsi"/>
          <w:lang w:val="en-GB"/>
        </w:rPr>
        <w:t>β</w:t>
      </w:r>
      <w:r>
        <w:rPr>
          <w:lang w:val="en-GB"/>
        </w:rPr>
        <w:t xml:space="preserve"> = 400). The results are shown in </w:t>
      </w:r>
      <w:r w:rsidRPr="007B6F58">
        <w:rPr>
          <w:rStyle w:val="IntenseReference"/>
        </w:rPr>
        <w:fldChar w:fldCharType="begin"/>
      </w:r>
      <w:r w:rsidRPr="007B0197">
        <w:rPr>
          <w:rStyle w:val="IntenseReference"/>
          <w:lang w:val="en-US"/>
          <w:rPrChange w:id="176" w:author="Giorgio Bianchini" w:date="2017-10-29T18:39:00Z">
            <w:rPr>
              <w:rStyle w:val="IntenseReference"/>
            </w:rPr>
          </w:rPrChange>
        </w:rPr>
        <w:instrText xml:space="preserve"> REF _Ref496534526 \h  \* MERGEFORMAT </w:instrText>
      </w:r>
      <w:r w:rsidRPr="007B6F58">
        <w:rPr>
          <w:rStyle w:val="IntenseReference"/>
        </w:rPr>
      </w:r>
      <w:r w:rsidRPr="007B6F58">
        <w:rPr>
          <w:rStyle w:val="IntenseReference"/>
        </w:rPr>
        <w:fldChar w:fldCharType="separate"/>
      </w:r>
      <w:ins w:id="177" w:author="Giorgio Bianchini" w:date="2017-10-29T18:39:00Z">
        <w:r w:rsidR="007B0197" w:rsidRPr="007B0197">
          <w:rPr>
            <w:rStyle w:val="IntenseReference"/>
            <w:lang w:val="en-US"/>
            <w:rPrChange w:id="178" w:author="Giorgio Bianchini" w:date="2017-10-29T18:39:00Z">
              <w:rPr>
                <w:b/>
                <w:lang w:val="en-US"/>
              </w:rPr>
            </w:rPrChange>
          </w:rPr>
          <w:t xml:space="preserve">Table </w:t>
        </w:r>
        <w:r w:rsidR="007B0197" w:rsidRPr="007B0197">
          <w:rPr>
            <w:rStyle w:val="IntenseReference"/>
            <w:lang w:val="en-US"/>
            <w:rPrChange w:id="179" w:author="Giorgio Bianchini" w:date="2017-10-29T18:39:00Z">
              <w:rPr>
                <w:b/>
                <w:noProof/>
                <w:lang w:val="en-US"/>
              </w:rPr>
            </w:rPrChange>
          </w:rPr>
          <w:t>15</w:t>
        </w:r>
      </w:ins>
      <w:del w:id="180" w:author="Giorgio Bianchini" w:date="2017-10-29T18:39:00Z">
        <w:r w:rsidR="002A10E6" w:rsidRPr="007B0197" w:rsidDel="007B0197">
          <w:rPr>
            <w:rStyle w:val="IntenseReference"/>
            <w:lang w:val="en-US"/>
            <w:rPrChange w:id="181" w:author="Giorgio Bianchini" w:date="2017-10-29T18:39:00Z">
              <w:rPr>
                <w:rStyle w:val="IntenseReference"/>
              </w:rPr>
            </w:rPrChange>
          </w:rPr>
          <w:delText>Table 15</w:delText>
        </w:r>
      </w:del>
      <w:r w:rsidRPr="007B6F58">
        <w:rPr>
          <w:rStyle w:val="IntenseReference"/>
        </w:rPr>
        <w:fldChar w:fldCharType="end"/>
      </w:r>
      <w:r>
        <w:rPr>
          <w:lang w:val="en-GB"/>
        </w:rPr>
        <w:t>.</w:t>
      </w:r>
    </w:p>
    <w:tbl>
      <w:tblPr>
        <w:tblStyle w:val="ListTable4-Accent11"/>
        <w:tblW w:w="5000" w:type="pct"/>
        <w:tblLook w:val="0480" w:firstRow="0" w:lastRow="0" w:firstColumn="1" w:lastColumn="0" w:noHBand="0" w:noVBand="1"/>
      </w:tblPr>
      <w:tblGrid>
        <w:gridCol w:w="2176"/>
        <w:gridCol w:w="1768"/>
        <w:gridCol w:w="1770"/>
        <w:gridCol w:w="2071"/>
        <w:gridCol w:w="2069"/>
      </w:tblGrid>
      <w:tr w:rsidR="007B6F58" w14:paraId="094080E2"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shd w:val="clear" w:color="auto" w:fill="5B9BD5" w:themeFill="accent1"/>
          </w:tcPr>
          <w:p w14:paraId="79273405" w14:textId="77777777" w:rsidR="007B6F58" w:rsidRPr="005968CE" w:rsidRDefault="007B6F58" w:rsidP="00465D49">
            <w:pPr>
              <w:jc w:val="both"/>
              <w:rPr>
                <w:color w:val="FFFFFF" w:themeColor="background1"/>
                <w:lang w:val="en-GB"/>
              </w:rPr>
            </w:pPr>
            <w:r w:rsidRPr="005968CE">
              <w:rPr>
                <w:color w:val="FFFFFF" w:themeColor="background1"/>
                <w:lang w:val="en-GB"/>
              </w:rPr>
              <w:t>Model</w:t>
            </w:r>
          </w:p>
        </w:tc>
        <w:tc>
          <w:tcPr>
            <w:tcW w:w="1795" w:type="pct"/>
            <w:gridSpan w:val="2"/>
            <w:tcBorders>
              <w:bottom w:val="single" w:sz="4" w:space="0" w:color="9CC2E5" w:themeColor="accent1" w:themeTint="99"/>
              <w:right w:val="single" w:sz="4" w:space="0" w:color="9CC2E5" w:themeColor="accent1" w:themeTint="99"/>
            </w:tcBorders>
            <w:shd w:val="clear" w:color="auto" w:fill="5B9BD5" w:themeFill="accent1"/>
          </w:tcPr>
          <w:p w14:paraId="70039FDC" w14:textId="77777777" w:rsidR="007B6F58" w:rsidRPr="005968CE" w:rsidRDefault="007B6F58"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5968CE">
              <w:rPr>
                <w:b/>
                <w:color w:val="FFFFFF" w:themeColor="background1"/>
                <w:lang w:val="en-GB"/>
              </w:rPr>
              <w:t>Equal Rates (ER)</w:t>
            </w:r>
          </w:p>
        </w:tc>
        <w:tc>
          <w:tcPr>
            <w:tcW w:w="2101" w:type="pct"/>
            <w:gridSpan w:val="2"/>
            <w:tcBorders>
              <w:left w:val="single" w:sz="4" w:space="0" w:color="9CC2E5" w:themeColor="accent1" w:themeTint="99"/>
            </w:tcBorders>
            <w:shd w:val="clear" w:color="auto" w:fill="5B9BD5" w:themeFill="accent1"/>
          </w:tcPr>
          <w:p w14:paraId="56189CB4" w14:textId="77777777" w:rsidR="007B6F58" w:rsidRPr="005968CE" w:rsidRDefault="007B6F58"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5968CE">
              <w:rPr>
                <w:b/>
                <w:color w:val="FFFFFF" w:themeColor="background1"/>
                <w:lang w:val="en-GB"/>
              </w:rPr>
              <w:t>All-rates-different (ARD)</w:t>
            </w:r>
          </w:p>
        </w:tc>
      </w:tr>
      <w:tr w:rsidR="007B6F58" w14:paraId="54E094C9" w14:textId="77777777" w:rsidTr="00465D49">
        <w:trPr>
          <w:trHeight w:val="1020"/>
        </w:trPr>
        <w:tc>
          <w:tcPr>
            <w:cnfStyle w:val="001000000000" w:firstRow="0" w:lastRow="0" w:firstColumn="1" w:lastColumn="0" w:oddVBand="0" w:evenVBand="0" w:oddHBand="0" w:evenHBand="0" w:firstRowFirstColumn="0" w:firstRowLastColumn="0" w:lastRowFirstColumn="0" w:lastRowLastColumn="0"/>
            <w:tcW w:w="1104" w:type="pct"/>
            <w:vAlign w:val="center"/>
          </w:tcPr>
          <w:p w14:paraId="0A9D0944" w14:textId="2186B42F" w:rsidR="007B6F58" w:rsidRDefault="007B6F58" w:rsidP="00465D49">
            <w:pPr>
              <w:rPr>
                <w:lang w:val="en-GB"/>
              </w:rPr>
            </w:pPr>
            <w:r>
              <w:rPr>
                <w:lang w:val="en-GB"/>
              </w:rPr>
              <w:t>Mean rates</w:t>
            </w:r>
          </w:p>
        </w:tc>
        <w:tc>
          <w:tcPr>
            <w:tcW w:w="1795" w:type="pct"/>
            <w:gridSpan w:val="2"/>
            <w:tcBorders>
              <w:righ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7B6F58" w:rsidRPr="00EF6ACE" w14:paraId="7964D290" w14:textId="77777777" w:rsidTr="00465D49">
              <w:trPr>
                <w:jc w:val="center"/>
              </w:trPr>
              <w:tc>
                <w:tcPr>
                  <w:tcW w:w="0" w:type="auto"/>
                  <w:tcBorders>
                    <w:top w:val="nil"/>
                    <w:left w:val="nil"/>
                    <w:bottom w:val="nil"/>
                    <w:right w:val="nil"/>
                  </w:tcBorders>
                </w:tcPr>
                <w:p w14:paraId="45791ACB" w14:textId="77777777" w:rsidR="007B6F58" w:rsidRPr="00EF6ACE" w:rsidRDefault="007B6F58" w:rsidP="00465D49">
                  <w:pPr>
                    <w:jc w:val="center"/>
                    <w:rPr>
                      <w:rFonts w:ascii="Courier New" w:hAnsi="Courier New" w:cs="Courier New"/>
                      <w:lang w:val="en-GB"/>
                    </w:rPr>
                  </w:pPr>
                </w:p>
              </w:tc>
              <w:tc>
                <w:tcPr>
                  <w:tcW w:w="771" w:type="dxa"/>
                  <w:tcBorders>
                    <w:top w:val="nil"/>
                    <w:left w:val="nil"/>
                    <w:right w:val="nil"/>
                  </w:tcBorders>
                </w:tcPr>
                <w:p w14:paraId="5205B436" w14:textId="77777777" w:rsidR="007B6F58" w:rsidRPr="00EF6ACE" w:rsidRDefault="007B6F58" w:rsidP="00465D49">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3FDF6CFC" w14:textId="77777777" w:rsidR="007B6F58" w:rsidRPr="00EF6ACE" w:rsidRDefault="007B6F58" w:rsidP="00465D49">
                  <w:pPr>
                    <w:jc w:val="center"/>
                    <w:rPr>
                      <w:rFonts w:cstheme="minorHAnsi"/>
                      <w:lang w:val="en-GB"/>
                    </w:rPr>
                  </w:pPr>
                  <w:r w:rsidRPr="00EF6ACE">
                    <w:rPr>
                      <w:rFonts w:cstheme="minorHAnsi"/>
                      <w:lang w:val="en-GB"/>
                    </w:rPr>
                    <w:t>1</w:t>
                  </w:r>
                </w:p>
              </w:tc>
            </w:tr>
            <w:tr w:rsidR="007B6F58" w:rsidRPr="00EF6ACE" w14:paraId="081A78D6" w14:textId="77777777" w:rsidTr="007B6F58">
              <w:trPr>
                <w:jc w:val="center"/>
              </w:trPr>
              <w:tc>
                <w:tcPr>
                  <w:tcW w:w="0" w:type="auto"/>
                  <w:tcBorders>
                    <w:top w:val="nil"/>
                    <w:left w:val="nil"/>
                    <w:bottom w:val="nil"/>
                  </w:tcBorders>
                </w:tcPr>
                <w:p w14:paraId="2BEEE868" w14:textId="77777777" w:rsidR="007B6F58" w:rsidRPr="00EF6ACE" w:rsidRDefault="007B6F58" w:rsidP="007B6F58">
                  <w:pPr>
                    <w:jc w:val="center"/>
                    <w:rPr>
                      <w:rFonts w:cstheme="minorHAnsi"/>
                      <w:lang w:val="en-GB"/>
                    </w:rPr>
                  </w:pPr>
                  <w:r w:rsidRPr="00EF6ACE">
                    <w:rPr>
                      <w:rFonts w:cstheme="minorHAnsi"/>
                      <w:lang w:val="en-GB"/>
                    </w:rPr>
                    <w:t>0</w:t>
                  </w:r>
                </w:p>
              </w:tc>
              <w:tc>
                <w:tcPr>
                  <w:tcW w:w="771" w:type="dxa"/>
                  <w:vAlign w:val="center"/>
                </w:tcPr>
                <w:p w14:paraId="0756AEA2" w14:textId="5C46BB86" w:rsidR="007B6F58" w:rsidRPr="007B6F58" w:rsidRDefault="007B6F58" w:rsidP="007B6F58">
                  <w:pPr>
                    <w:jc w:val="center"/>
                    <w:rPr>
                      <w:rFonts w:ascii="Calibri" w:hAnsi="Calibri" w:cs="Calibri"/>
                      <w:color w:val="000000"/>
                      <w:sz w:val="18"/>
                      <w:szCs w:val="18"/>
                    </w:rPr>
                  </w:pPr>
                  <w:r w:rsidRPr="007B6F58">
                    <w:rPr>
                      <w:sz w:val="18"/>
                    </w:rPr>
                    <w:t>-0.049</w:t>
                  </w:r>
                </w:p>
              </w:tc>
              <w:tc>
                <w:tcPr>
                  <w:tcW w:w="771" w:type="dxa"/>
                  <w:shd w:val="clear" w:color="auto" w:fill="DEEAF6" w:themeFill="accent1" w:themeFillTint="33"/>
                  <w:vAlign w:val="center"/>
                </w:tcPr>
                <w:p w14:paraId="23762FF4" w14:textId="0BD1D42C" w:rsidR="007B6F58" w:rsidRPr="007B6F58" w:rsidRDefault="007B6F58" w:rsidP="007B6F58">
                  <w:pPr>
                    <w:jc w:val="center"/>
                    <w:rPr>
                      <w:rFonts w:ascii="Calibri" w:hAnsi="Calibri" w:cs="Calibri"/>
                      <w:color w:val="000000"/>
                      <w:sz w:val="18"/>
                      <w:szCs w:val="18"/>
                    </w:rPr>
                  </w:pPr>
                  <w:r w:rsidRPr="007B6F58">
                    <w:rPr>
                      <w:sz w:val="18"/>
                    </w:rPr>
                    <w:t>0.049</w:t>
                  </w:r>
                </w:p>
              </w:tc>
            </w:tr>
            <w:tr w:rsidR="007B6F58" w:rsidRPr="00EF6ACE" w14:paraId="405FF41C" w14:textId="77777777" w:rsidTr="007B6F58">
              <w:trPr>
                <w:jc w:val="center"/>
              </w:trPr>
              <w:tc>
                <w:tcPr>
                  <w:tcW w:w="0" w:type="auto"/>
                  <w:tcBorders>
                    <w:top w:val="nil"/>
                    <w:left w:val="nil"/>
                    <w:bottom w:val="nil"/>
                  </w:tcBorders>
                  <w:shd w:val="clear" w:color="auto" w:fill="auto"/>
                </w:tcPr>
                <w:p w14:paraId="7A9A715F" w14:textId="77777777" w:rsidR="007B6F58" w:rsidRPr="00EF6ACE" w:rsidRDefault="007B6F58" w:rsidP="007B6F58">
                  <w:pPr>
                    <w:jc w:val="center"/>
                    <w:rPr>
                      <w:rFonts w:cstheme="minorHAnsi"/>
                      <w:lang w:val="en-GB"/>
                    </w:rPr>
                  </w:pPr>
                  <w:r w:rsidRPr="00EF6ACE">
                    <w:rPr>
                      <w:rFonts w:cstheme="minorHAnsi"/>
                      <w:lang w:val="en-GB"/>
                    </w:rPr>
                    <w:t>1</w:t>
                  </w:r>
                </w:p>
              </w:tc>
              <w:tc>
                <w:tcPr>
                  <w:tcW w:w="771" w:type="dxa"/>
                  <w:shd w:val="clear" w:color="auto" w:fill="DEEAF6" w:themeFill="accent1" w:themeFillTint="33"/>
                  <w:vAlign w:val="center"/>
                </w:tcPr>
                <w:p w14:paraId="11FC3C3B" w14:textId="29C2E7D8" w:rsidR="007B6F58" w:rsidRPr="007B6F58" w:rsidRDefault="007B6F58" w:rsidP="007B6F58">
                  <w:pPr>
                    <w:jc w:val="center"/>
                    <w:rPr>
                      <w:rFonts w:ascii="Calibri" w:hAnsi="Calibri" w:cs="Calibri"/>
                      <w:color w:val="000000"/>
                      <w:sz w:val="18"/>
                      <w:szCs w:val="18"/>
                    </w:rPr>
                  </w:pPr>
                  <w:r w:rsidRPr="007B6F58">
                    <w:rPr>
                      <w:sz w:val="18"/>
                    </w:rPr>
                    <w:t>0.049</w:t>
                  </w:r>
                </w:p>
              </w:tc>
              <w:tc>
                <w:tcPr>
                  <w:tcW w:w="771" w:type="dxa"/>
                  <w:vAlign w:val="center"/>
                </w:tcPr>
                <w:p w14:paraId="149F5A82" w14:textId="3790C912" w:rsidR="007B6F58" w:rsidRPr="007B6F58" w:rsidRDefault="007B6F58" w:rsidP="007B6F58">
                  <w:pPr>
                    <w:jc w:val="center"/>
                    <w:rPr>
                      <w:rFonts w:ascii="Calibri" w:hAnsi="Calibri" w:cs="Calibri"/>
                      <w:color w:val="000000"/>
                      <w:sz w:val="18"/>
                      <w:szCs w:val="18"/>
                    </w:rPr>
                  </w:pPr>
                  <w:r w:rsidRPr="007B6F58">
                    <w:rPr>
                      <w:sz w:val="18"/>
                    </w:rPr>
                    <w:t>-0.049</w:t>
                  </w:r>
                </w:p>
              </w:tc>
            </w:tr>
          </w:tbl>
          <w:p w14:paraId="3C24A991" w14:textId="77777777" w:rsidR="007B6F58" w:rsidRDefault="007B6F58"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01" w:type="pct"/>
            <w:gridSpan w:val="2"/>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2"/>
              <w:gridCol w:w="682"/>
            </w:tblGrid>
            <w:tr w:rsidR="007B6F58" w:rsidRPr="00EF6ACE" w14:paraId="0CF0DC91" w14:textId="77777777" w:rsidTr="00465D49">
              <w:trPr>
                <w:jc w:val="center"/>
              </w:trPr>
              <w:tc>
                <w:tcPr>
                  <w:tcW w:w="0" w:type="auto"/>
                  <w:tcBorders>
                    <w:top w:val="nil"/>
                    <w:left w:val="nil"/>
                    <w:bottom w:val="nil"/>
                    <w:right w:val="nil"/>
                  </w:tcBorders>
                </w:tcPr>
                <w:p w14:paraId="6589FFE2" w14:textId="77777777" w:rsidR="007B6F58" w:rsidRPr="00EF6ACE" w:rsidRDefault="007B6F58" w:rsidP="00465D49">
                  <w:pPr>
                    <w:jc w:val="center"/>
                    <w:rPr>
                      <w:rFonts w:ascii="Courier New" w:hAnsi="Courier New" w:cs="Courier New"/>
                      <w:lang w:val="en-GB"/>
                    </w:rPr>
                  </w:pPr>
                </w:p>
              </w:tc>
              <w:tc>
                <w:tcPr>
                  <w:tcW w:w="0" w:type="auto"/>
                  <w:tcBorders>
                    <w:top w:val="nil"/>
                    <w:left w:val="nil"/>
                    <w:right w:val="nil"/>
                  </w:tcBorders>
                </w:tcPr>
                <w:p w14:paraId="7A2A63A1" w14:textId="77777777" w:rsidR="007B6F58" w:rsidRPr="00EF6ACE" w:rsidRDefault="007B6F58" w:rsidP="00465D49">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473D1239" w14:textId="77777777" w:rsidR="007B6F58" w:rsidRPr="00EF6ACE" w:rsidRDefault="007B6F58" w:rsidP="00465D49">
                  <w:pPr>
                    <w:jc w:val="center"/>
                    <w:rPr>
                      <w:rFonts w:cstheme="minorHAnsi"/>
                      <w:lang w:val="en-GB"/>
                    </w:rPr>
                  </w:pPr>
                  <w:r w:rsidRPr="00EF6ACE">
                    <w:rPr>
                      <w:rFonts w:cstheme="minorHAnsi"/>
                      <w:lang w:val="en-GB"/>
                    </w:rPr>
                    <w:t>1</w:t>
                  </w:r>
                </w:p>
              </w:tc>
            </w:tr>
            <w:tr w:rsidR="007B6F58" w:rsidRPr="00EF6ACE" w14:paraId="21B77A70" w14:textId="77777777" w:rsidTr="007B6F58">
              <w:trPr>
                <w:jc w:val="center"/>
              </w:trPr>
              <w:tc>
                <w:tcPr>
                  <w:tcW w:w="0" w:type="auto"/>
                  <w:tcBorders>
                    <w:top w:val="nil"/>
                    <w:left w:val="nil"/>
                    <w:bottom w:val="nil"/>
                  </w:tcBorders>
                </w:tcPr>
                <w:p w14:paraId="0F4A6193" w14:textId="77777777" w:rsidR="007B6F58" w:rsidRPr="00EF6ACE" w:rsidRDefault="007B6F58" w:rsidP="007B6F58">
                  <w:pPr>
                    <w:jc w:val="center"/>
                    <w:rPr>
                      <w:rFonts w:cstheme="minorHAnsi"/>
                      <w:lang w:val="en-GB"/>
                    </w:rPr>
                  </w:pPr>
                  <w:r w:rsidRPr="00EF6ACE">
                    <w:rPr>
                      <w:rFonts w:cstheme="minorHAnsi"/>
                      <w:lang w:val="en-GB"/>
                    </w:rPr>
                    <w:t>0</w:t>
                  </w:r>
                </w:p>
              </w:tc>
              <w:tc>
                <w:tcPr>
                  <w:tcW w:w="0" w:type="auto"/>
                  <w:vAlign w:val="center"/>
                </w:tcPr>
                <w:p w14:paraId="338DEF0A" w14:textId="5FD983F6" w:rsidR="007B6F58" w:rsidRPr="007B6F58" w:rsidRDefault="007B6F58" w:rsidP="007B6F58">
                  <w:pPr>
                    <w:jc w:val="center"/>
                    <w:rPr>
                      <w:rFonts w:ascii="Calibri" w:hAnsi="Calibri" w:cs="Calibri"/>
                      <w:color w:val="000000"/>
                      <w:sz w:val="18"/>
                      <w:szCs w:val="18"/>
                    </w:rPr>
                  </w:pPr>
                  <w:r w:rsidRPr="007B6F58">
                    <w:rPr>
                      <w:sz w:val="18"/>
                    </w:rPr>
                    <w:t>-0.042</w:t>
                  </w:r>
                </w:p>
              </w:tc>
              <w:tc>
                <w:tcPr>
                  <w:tcW w:w="0" w:type="auto"/>
                  <w:shd w:val="clear" w:color="auto" w:fill="EDE2F6"/>
                  <w:vAlign w:val="center"/>
                </w:tcPr>
                <w:p w14:paraId="671813AB" w14:textId="74FD7432" w:rsidR="007B6F58" w:rsidRPr="007B6F58" w:rsidRDefault="007B6F58" w:rsidP="007B6F58">
                  <w:pPr>
                    <w:jc w:val="center"/>
                    <w:rPr>
                      <w:rFonts w:ascii="Calibri" w:hAnsi="Calibri" w:cs="Calibri"/>
                      <w:color w:val="000000"/>
                      <w:sz w:val="18"/>
                      <w:szCs w:val="18"/>
                    </w:rPr>
                  </w:pPr>
                  <w:r w:rsidRPr="007B6F58">
                    <w:rPr>
                      <w:sz w:val="18"/>
                    </w:rPr>
                    <w:t>0.042</w:t>
                  </w:r>
                </w:p>
              </w:tc>
            </w:tr>
            <w:tr w:rsidR="007B6F58" w:rsidRPr="00EF6ACE" w14:paraId="666B7AFE" w14:textId="77777777" w:rsidTr="007B6F58">
              <w:trPr>
                <w:jc w:val="center"/>
              </w:trPr>
              <w:tc>
                <w:tcPr>
                  <w:tcW w:w="0" w:type="auto"/>
                  <w:tcBorders>
                    <w:top w:val="nil"/>
                    <w:left w:val="nil"/>
                    <w:bottom w:val="nil"/>
                  </w:tcBorders>
                  <w:shd w:val="clear" w:color="auto" w:fill="auto"/>
                </w:tcPr>
                <w:p w14:paraId="16E0E312" w14:textId="77777777" w:rsidR="007B6F58" w:rsidRPr="00EF6ACE" w:rsidRDefault="007B6F58" w:rsidP="007B6F58">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4C73EED9" w14:textId="7EE8244B" w:rsidR="007B6F58" w:rsidRPr="007B6F58" w:rsidRDefault="007B6F58" w:rsidP="007B6F58">
                  <w:pPr>
                    <w:jc w:val="center"/>
                    <w:rPr>
                      <w:rFonts w:ascii="Calibri" w:hAnsi="Calibri" w:cs="Calibri"/>
                      <w:color w:val="000000"/>
                      <w:sz w:val="18"/>
                      <w:szCs w:val="18"/>
                    </w:rPr>
                  </w:pPr>
                  <w:r w:rsidRPr="007B6F58">
                    <w:rPr>
                      <w:sz w:val="18"/>
                    </w:rPr>
                    <w:t>0.015</w:t>
                  </w:r>
                </w:p>
              </w:tc>
              <w:tc>
                <w:tcPr>
                  <w:tcW w:w="0" w:type="auto"/>
                  <w:vAlign w:val="center"/>
                </w:tcPr>
                <w:p w14:paraId="169ED559" w14:textId="6D59EB63" w:rsidR="007B6F58" w:rsidRPr="007B6F58" w:rsidRDefault="007B6F58" w:rsidP="007B6F58">
                  <w:pPr>
                    <w:jc w:val="center"/>
                    <w:rPr>
                      <w:rFonts w:ascii="Calibri" w:hAnsi="Calibri" w:cs="Calibri"/>
                      <w:color w:val="000000"/>
                      <w:sz w:val="18"/>
                      <w:szCs w:val="18"/>
                    </w:rPr>
                  </w:pPr>
                  <w:r w:rsidRPr="007B6F58">
                    <w:rPr>
                      <w:sz w:val="18"/>
                    </w:rPr>
                    <w:t>-0.015</w:t>
                  </w:r>
                </w:p>
              </w:tc>
            </w:tr>
          </w:tbl>
          <w:p w14:paraId="445A3CF0" w14:textId="77777777" w:rsidR="007B6F58" w:rsidRDefault="007B6F58"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r>
      <w:tr w:rsidR="007B6F58" w14:paraId="3B107CF1" w14:textId="77777777" w:rsidTr="007B6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tcPr>
          <w:p w14:paraId="46B8B571" w14:textId="77777777" w:rsidR="007B6F58" w:rsidRDefault="007B6F58" w:rsidP="00465D49">
            <w:pPr>
              <w:jc w:val="both"/>
              <w:rPr>
                <w:lang w:val="en-GB"/>
              </w:rPr>
            </w:pPr>
            <w:r w:rsidRPr="00152CBB">
              <w:rPr>
                <w:lang w:val="en-GB"/>
              </w:rPr>
              <w:t>Node</w:t>
            </w:r>
          </w:p>
        </w:tc>
        <w:tc>
          <w:tcPr>
            <w:tcW w:w="897" w:type="pct"/>
          </w:tcPr>
          <w:p w14:paraId="37158266" w14:textId="77777777" w:rsidR="007B6F58" w:rsidRDefault="007B6F58"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f</w:t>
            </w:r>
          </w:p>
        </w:tc>
        <w:tc>
          <w:tcPr>
            <w:tcW w:w="898" w:type="pct"/>
            <w:tcBorders>
              <w:right w:val="single" w:sz="4" w:space="0" w:color="5B9BD5" w:themeColor="accent1"/>
            </w:tcBorders>
          </w:tcPr>
          <w:p w14:paraId="4F384E6F" w14:textId="77777777" w:rsidR="007B6F58" w:rsidRDefault="007B6F58"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m</w:t>
            </w:r>
          </w:p>
        </w:tc>
        <w:tc>
          <w:tcPr>
            <w:tcW w:w="1051" w:type="pct"/>
            <w:tcBorders>
              <w:left w:val="single" w:sz="4" w:space="0" w:color="5B9BD5" w:themeColor="accent1"/>
            </w:tcBorders>
          </w:tcPr>
          <w:p w14:paraId="3E25C7D3" w14:textId="77777777" w:rsidR="007B6F58" w:rsidRDefault="007B6F58"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f</w:t>
            </w:r>
          </w:p>
        </w:tc>
        <w:tc>
          <w:tcPr>
            <w:tcW w:w="1050" w:type="pct"/>
          </w:tcPr>
          <w:p w14:paraId="4A6FB8C7" w14:textId="77777777" w:rsidR="007B6F58" w:rsidRDefault="007B6F58"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m</w:t>
            </w:r>
          </w:p>
        </w:tc>
      </w:tr>
      <w:tr w:rsidR="007B6F58" w14:paraId="301E7D2C" w14:textId="77777777" w:rsidTr="007B6F58">
        <w:tc>
          <w:tcPr>
            <w:cnfStyle w:val="001000000000" w:firstRow="0" w:lastRow="0" w:firstColumn="1" w:lastColumn="0" w:oddVBand="0" w:evenVBand="0" w:oddHBand="0" w:evenHBand="0" w:firstRowFirstColumn="0" w:firstRowLastColumn="0" w:lastRowFirstColumn="0" w:lastRowLastColumn="0"/>
            <w:tcW w:w="1104" w:type="pct"/>
          </w:tcPr>
          <w:p w14:paraId="0295EA71" w14:textId="77777777" w:rsidR="007B6F58" w:rsidRDefault="007B6F58" w:rsidP="007B6F58">
            <w:pPr>
              <w:jc w:val="both"/>
              <w:rPr>
                <w:lang w:val="en-GB"/>
              </w:rPr>
            </w:pPr>
            <w:r w:rsidRPr="00152CBB">
              <w:rPr>
                <w:lang w:val="en-GB"/>
              </w:rPr>
              <w:t>Root</w:t>
            </w:r>
          </w:p>
        </w:tc>
        <w:tc>
          <w:tcPr>
            <w:tcW w:w="897" w:type="pct"/>
          </w:tcPr>
          <w:p w14:paraId="4C4FB011" w14:textId="2F3D2274"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D03A30">
              <w:t>0.999</w:t>
            </w:r>
          </w:p>
        </w:tc>
        <w:tc>
          <w:tcPr>
            <w:tcW w:w="898" w:type="pct"/>
            <w:tcBorders>
              <w:right w:val="single" w:sz="4" w:space="0" w:color="5B9BD5" w:themeColor="accent1"/>
            </w:tcBorders>
          </w:tcPr>
          <w:p w14:paraId="28224CCE" w14:textId="09CA2732"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D03A30">
              <w:t>0.001</w:t>
            </w:r>
          </w:p>
        </w:tc>
        <w:tc>
          <w:tcPr>
            <w:tcW w:w="1051" w:type="pct"/>
            <w:tcBorders>
              <w:left w:val="single" w:sz="4" w:space="0" w:color="5B9BD5" w:themeColor="accent1"/>
            </w:tcBorders>
          </w:tcPr>
          <w:p w14:paraId="46E93009" w14:textId="2D77B31B"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CF1CB2">
              <w:t>0.984</w:t>
            </w:r>
          </w:p>
        </w:tc>
        <w:tc>
          <w:tcPr>
            <w:tcW w:w="1050" w:type="pct"/>
          </w:tcPr>
          <w:p w14:paraId="7AE4A1C2" w14:textId="0E7E0F9B"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CF1CB2">
              <w:t>0.016</w:t>
            </w:r>
          </w:p>
        </w:tc>
      </w:tr>
      <w:tr w:rsidR="007B6F58" w14:paraId="3FED0A29" w14:textId="77777777" w:rsidTr="007B6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tcPr>
          <w:p w14:paraId="1CB4D7D4" w14:textId="77777777" w:rsidR="007B6F58" w:rsidRDefault="007B6F58" w:rsidP="007B6F58">
            <w:pPr>
              <w:jc w:val="both"/>
              <w:rPr>
                <w:lang w:val="en-GB"/>
              </w:rPr>
            </w:pPr>
            <w:r w:rsidRPr="00152CBB">
              <w:rPr>
                <w:lang w:val="en-GB"/>
              </w:rPr>
              <w:t>G+A</w:t>
            </w:r>
          </w:p>
        </w:tc>
        <w:tc>
          <w:tcPr>
            <w:tcW w:w="897" w:type="pct"/>
          </w:tcPr>
          <w:p w14:paraId="60C8A77F" w14:textId="77113F16" w:rsidR="007B6F58" w:rsidRDefault="007B6F58" w:rsidP="007B6F58">
            <w:pPr>
              <w:jc w:val="center"/>
              <w:cnfStyle w:val="000000100000" w:firstRow="0" w:lastRow="0" w:firstColumn="0" w:lastColumn="0" w:oddVBand="0" w:evenVBand="0" w:oddHBand="1" w:evenHBand="0" w:firstRowFirstColumn="0" w:firstRowLastColumn="0" w:lastRowFirstColumn="0" w:lastRowLastColumn="0"/>
              <w:rPr>
                <w:lang w:val="en-GB"/>
              </w:rPr>
            </w:pPr>
            <w:r w:rsidRPr="00D03A30">
              <w:t>0.993</w:t>
            </w:r>
          </w:p>
        </w:tc>
        <w:tc>
          <w:tcPr>
            <w:tcW w:w="898" w:type="pct"/>
            <w:tcBorders>
              <w:right w:val="single" w:sz="4" w:space="0" w:color="5B9BD5" w:themeColor="accent1"/>
            </w:tcBorders>
          </w:tcPr>
          <w:p w14:paraId="0CCE97EB" w14:textId="115BA543" w:rsidR="007B6F58" w:rsidRDefault="007B6F58" w:rsidP="007B6F58">
            <w:pPr>
              <w:jc w:val="center"/>
              <w:cnfStyle w:val="000000100000" w:firstRow="0" w:lastRow="0" w:firstColumn="0" w:lastColumn="0" w:oddVBand="0" w:evenVBand="0" w:oddHBand="1" w:evenHBand="0" w:firstRowFirstColumn="0" w:firstRowLastColumn="0" w:lastRowFirstColumn="0" w:lastRowLastColumn="0"/>
              <w:rPr>
                <w:lang w:val="en-GB"/>
              </w:rPr>
            </w:pPr>
            <w:r w:rsidRPr="00D03A30">
              <w:t>0.007</w:t>
            </w:r>
          </w:p>
        </w:tc>
        <w:tc>
          <w:tcPr>
            <w:tcW w:w="1051" w:type="pct"/>
            <w:tcBorders>
              <w:left w:val="single" w:sz="4" w:space="0" w:color="5B9BD5" w:themeColor="accent1"/>
            </w:tcBorders>
          </w:tcPr>
          <w:p w14:paraId="6CA6D19C" w14:textId="6EFA161F" w:rsidR="007B6F58" w:rsidRDefault="007B6F58" w:rsidP="007B6F58">
            <w:pPr>
              <w:jc w:val="center"/>
              <w:cnfStyle w:val="000000100000" w:firstRow="0" w:lastRow="0" w:firstColumn="0" w:lastColumn="0" w:oddVBand="0" w:evenVBand="0" w:oddHBand="1" w:evenHBand="0" w:firstRowFirstColumn="0" w:firstRowLastColumn="0" w:lastRowFirstColumn="0" w:lastRowLastColumn="0"/>
              <w:rPr>
                <w:lang w:val="en-GB"/>
              </w:rPr>
            </w:pPr>
            <w:r w:rsidRPr="00CF1CB2">
              <w:t>0.982</w:t>
            </w:r>
          </w:p>
        </w:tc>
        <w:tc>
          <w:tcPr>
            <w:tcW w:w="1050" w:type="pct"/>
          </w:tcPr>
          <w:p w14:paraId="56C43333" w14:textId="3ABEFF16" w:rsidR="007B6F58" w:rsidRDefault="007B6F58" w:rsidP="007B6F58">
            <w:pPr>
              <w:jc w:val="center"/>
              <w:cnfStyle w:val="000000100000" w:firstRow="0" w:lastRow="0" w:firstColumn="0" w:lastColumn="0" w:oddVBand="0" w:evenVBand="0" w:oddHBand="1" w:evenHBand="0" w:firstRowFirstColumn="0" w:firstRowLastColumn="0" w:lastRowFirstColumn="0" w:lastRowLastColumn="0"/>
              <w:rPr>
                <w:lang w:val="en-GB"/>
              </w:rPr>
            </w:pPr>
            <w:r w:rsidRPr="00CF1CB2">
              <w:t>0.018</w:t>
            </w:r>
          </w:p>
        </w:tc>
      </w:tr>
      <w:tr w:rsidR="007B6F58" w14:paraId="755AF84F" w14:textId="77777777" w:rsidTr="007B6F58">
        <w:tc>
          <w:tcPr>
            <w:cnfStyle w:val="001000000000" w:firstRow="0" w:lastRow="0" w:firstColumn="1" w:lastColumn="0" w:oddVBand="0" w:evenVBand="0" w:oddHBand="0" w:evenHBand="0" w:firstRowFirstColumn="0" w:firstRowLastColumn="0" w:lastRowFirstColumn="0" w:lastRowLastColumn="0"/>
            <w:tcW w:w="1104" w:type="pct"/>
          </w:tcPr>
          <w:p w14:paraId="03ABB08C" w14:textId="77777777" w:rsidR="007B6F58" w:rsidRDefault="007B6F58" w:rsidP="007B6F58">
            <w:pPr>
              <w:jc w:val="both"/>
              <w:rPr>
                <w:lang w:val="en-GB"/>
              </w:rPr>
            </w:pPr>
            <w:r w:rsidRPr="00152CBB">
              <w:rPr>
                <w:lang w:val="en-GB"/>
              </w:rPr>
              <w:t>A</w:t>
            </w:r>
          </w:p>
        </w:tc>
        <w:tc>
          <w:tcPr>
            <w:tcW w:w="897" w:type="pct"/>
          </w:tcPr>
          <w:p w14:paraId="6CA0A2AE" w14:textId="3639E57F"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D03A30">
              <w:t>0.994</w:t>
            </w:r>
          </w:p>
        </w:tc>
        <w:tc>
          <w:tcPr>
            <w:tcW w:w="898" w:type="pct"/>
            <w:tcBorders>
              <w:right w:val="single" w:sz="4" w:space="0" w:color="5B9BD5" w:themeColor="accent1"/>
            </w:tcBorders>
          </w:tcPr>
          <w:p w14:paraId="698DD369" w14:textId="5CF51B07"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D03A30">
              <w:t>0.006</w:t>
            </w:r>
          </w:p>
        </w:tc>
        <w:tc>
          <w:tcPr>
            <w:tcW w:w="1051" w:type="pct"/>
            <w:tcBorders>
              <w:left w:val="single" w:sz="4" w:space="0" w:color="5B9BD5" w:themeColor="accent1"/>
            </w:tcBorders>
          </w:tcPr>
          <w:p w14:paraId="00F45A0F" w14:textId="36DB9AE8" w:rsidR="007B6F58" w:rsidRDefault="007B6F58" w:rsidP="007B6F58">
            <w:pPr>
              <w:jc w:val="center"/>
              <w:cnfStyle w:val="000000000000" w:firstRow="0" w:lastRow="0" w:firstColumn="0" w:lastColumn="0" w:oddVBand="0" w:evenVBand="0" w:oddHBand="0" w:evenHBand="0" w:firstRowFirstColumn="0" w:firstRowLastColumn="0" w:lastRowFirstColumn="0" w:lastRowLastColumn="0"/>
              <w:rPr>
                <w:lang w:val="en-GB"/>
              </w:rPr>
            </w:pPr>
            <w:r w:rsidRPr="00CF1CB2">
              <w:t>0.982</w:t>
            </w:r>
          </w:p>
        </w:tc>
        <w:tc>
          <w:tcPr>
            <w:tcW w:w="1050" w:type="pct"/>
          </w:tcPr>
          <w:p w14:paraId="392FAF0B" w14:textId="26C19D7F" w:rsidR="007B6F58" w:rsidRDefault="007B6F58" w:rsidP="007B6F58">
            <w:pPr>
              <w:keepNext/>
              <w:jc w:val="center"/>
              <w:cnfStyle w:val="000000000000" w:firstRow="0" w:lastRow="0" w:firstColumn="0" w:lastColumn="0" w:oddVBand="0" w:evenVBand="0" w:oddHBand="0" w:evenHBand="0" w:firstRowFirstColumn="0" w:firstRowLastColumn="0" w:lastRowFirstColumn="0" w:lastRowLastColumn="0"/>
              <w:rPr>
                <w:lang w:val="en-GB"/>
              </w:rPr>
            </w:pPr>
            <w:r w:rsidRPr="00CF1CB2">
              <w:t>0.018</w:t>
            </w:r>
          </w:p>
        </w:tc>
      </w:tr>
    </w:tbl>
    <w:p w14:paraId="70676542" w14:textId="1EC83D3A" w:rsidR="007B6F58" w:rsidRDefault="007B6F58" w:rsidP="007B6F58">
      <w:pPr>
        <w:pStyle w:val="Caption"/>
        <w:rPr>
          <w:i w:val="0"/>
          <w:lang w:val="en-GB"/>
        </w:rPr>
      </w:pPr>
      <w:bookmarkStart w:id="182" w:name="_Ref496534526"/>
      <w:r w:rsidRPr="007B6F58">
        <w:rPr>
          <w:b/>
          <w:lang w:val="en-US"/>
        </w:rPr>
        <w:t xml:space="preserve">Table </w:t>
      </w:r>
      <w:r w:rsidRPr="007B6F58">
        <w:rPr>
          <w:b/>
        </w:rPr>
        <w:fldChar w:fldCharType="begin"/>
      </w:r>
      <w:r w:rsidRPr="007B6F58">
        <w:rPr>
          <w:b/>
          <w:lang w:val="en-US"/>
        </w:rPr>
        <w:instrText xml:space="preserve"> SEQ Table \* ARABIC </w:instrText>
      </w:r>
      <w:r w:rsidRPr="007B6F58">
        <w:rPr>
          <w:b/>
        </w:rPr>
        <w:fldChar w:fldCharType="separate"/>
      </w:r>
      <w:r w:rsidR="007B0197">
        <w:rPr>
          <w:b/>
          <w:noProof/>
          <w:lang w:val="en-US"/>
        </w:rPr>
        <w:t>15</w:t>
      </w:r>
      <w:r w:rsidRPr="007B6F58">
        <w:rPr>
          <w:b/>
        </w:rPr>
        <w:fldChar w:fldCharType="end"/>
      </w:r>
      <w:bookmarkEnd w:id="182"/>
      <w:r w:rsidRPr="007B6F58">
        <w:rPr>
          <w:lang w:val="en-US"/>
        </w:rPr>
        <w:t xml:space="preserve">: </w:t>
      </w:r>
      <w:r w:rsidRPr="00341E71">
        <w:rPr>
          <w:i w:val="0"/>
          <w:lang w:val="en-GB"/>
        </w:rPr>
        <w:t>Results of the analysis when a strong prior on low transition rates is used.</w:t>
      </w:r>
    </w:p>
    <w:p w14:paraId="458953F3" w14:textId="50F964BF" w:rsidR="003E49FA" w:rsidRDefault="007B6F58" w:rsidP="007B6F58">
      <w:pPr>
        <w:jc w:val="both"/>
        <w:rPr>
          <w:lang w:val="en-GB"/>
        </w:rPr>
      </w:pPr>
      <w:r>
        <w:rPr>
          <w:lang w:val="en-GB"/>
        </w:rPr>
        <w:t>These results show that with low transition rates, a freshwater origin for all of</w:t>
      </w:r>
      <w:r w:rsidR="00280D26">
        <w:rPr>
          <w:lang w:val="en-GB"/>
        </w:rPr>
        <w:t xml:space="preserve"> the three nodes is favoured. The complete ancestral state reconstruction for the ARD model is shown in </w:t>
      </w:r>
      <w:r w:rsidR="006F1A0E" w:rsidRPr="006F1A0E">
        <w:rPr>
          <w:rStyle w:val="IntenseReference"/>
        </w:rPr>
        <w:fldChar w:fldCharType="begin"/>
      </w:r>
      <w:r w:rsidR="006F1A0E" w:rsidRPr="006F1A0E">
        <w:rPr>
          <w:rStyle w:val="IntenseReference"/>
          <w:lang w:val="en-US"/>
        </w:rPr>
        <w:instrText xml:space="preserve"> REF _Ref496535337 \h  \* MERGEFORMAT </w:instrText>
      </w:r>
      <w:r w:rsidR="006F1A0E" w:rsidRPr="006F1A0E">
        <w:rPr>
          <w:rStyle w:val="IntenseReference"/>
        </w:rPr>
      </w:r>
      <w:r w:rsidR="006F1A0E" w:rsidRPr="006F1A0E">
        <w:rPr>
          <w:rStyle w:val="IntenseReference"/>
        </w:rPr>
        <w:fldChar w:fldCharType="separate"/>
      </w:r>
      <w:ins w:id="183" w:author="Giorgio Bianchini" w:date="2017-10-29T18:39:00Z">
        <w:r w:rsidR="007B0197" w:rsidRPr="007B0197">
          <w:rPr>
            <w:rStyle w:val="IntenseReference"/>
            <w:lang w:val="en-US"/>
            <w:rPrChange w:id="184" w:author="Giorgio Bianchini" w:date="2017-10-29T18:39:00Z">
              <w:rPr>
                <w:b/>
                <w:lang w:val="en-US"/>
              </w:rPr>
            </w:rPrChange>
          </w:rPr>
          <w:t xml:space="preserve">Figure </w:t>
        </w:r>
        <w:r w:rsidR="007B0197" w:rsidRPr="007B0197">
          <w:rPr>
            <w:rStyle w:val="IntenseReference"/>
            <w:lang w:val="en-US"/>
            <w:rPrChange w:id="185" w:author="Giorgio Bianchini" w:date="2017-10-29T18:39:00Z">
              <w:rPr>
                <w:b/>
                <w:noProof/>
                <w:lang w:val="en-US"/>
              </w:rPr>
            </w:rPrChange>
          </w:rPr>
          <w:t>2</w:t>
        </w:r>
      </w:ins>
      <w:del w:id="186" w:author="Giorgio Bianchini" w:date="2017-10-29T18:39:00Z">
        <w:r w:rsidR="002A10E6" w:rsidRPr="00C54AFB" w:rsidDel="007B0197">
          <w:rPr>
            <w:rStyle w:val="IntenseReference"/>
            <w:lang w:val="en-US"/>
          </w:rPr>
          <w:delText>Figure 2</w:delText>
        </w:r>
      </w:del>
      <w:r w:rsidR="006F1A0E" w:rsidRPr="006F1A0E">
        <w:rPr>
          <w:rStyle w:val="IntenseReference"/>
        </w:rPr>
        <w:fldChar w:fldCharType="end"/>
      </w:r>
      <w:r w:rsidR="00280D26">
        <w:rPr>
          <w:lang w:val="en-GB"/>
        </w:rPr>
        <w:t xml:space="preserve">, the one for the ER model is </w:t>
      </w:r>
      <w:r w:rsidR="00B62F99">
        <w:rPr>
          <w:lang w:val="en-GB"/>
        </w:rPr>
        <w:t xml:space="preserve">available from </w:t>
      </w:r>
      <w:hyperlink r:id="rId12" w:history="1">
        <w:r w:rsidR="00B62F99" w:rsidRPr="00BE1558">
          <w:rPr>
            <w:rStyle w:val="Hyperlink"/>
            <w:lang w:val="en-US"/>
          </w:rPr>
          <w:t>https://github.com/patrisan/Chloroplast_PNAS</w:t>
        </w:r>
      </w:hyperlink>
      <w:r w:rsidR="00280D26">
        <w:rPr>
          <w:lang w:val="en-GB"/>
        </w:rPr>
        <w:t>.</w:t>
      </w:r>
    </w:p>
    <w:p w14:paraId="487476EC" w14:textId="77777777" w:rsidR="006F1A0E" w:rsidRDefault="00280D26" w:rsidP="006F1A0E">
      <w:pPr>
        <w:keepNext/>
        <w:jc w:val="center"/>
      </w:pPr>
      <w:r>
        <w:rPr>
          <w:noProof/>
          <w:lang w:val="en-US"/>
        </w:rPr>
        <w:lastRenderedPageBreak/>
        <w:drawing>
          <wp:inline distT="0" distB="0" distL="0" distR="0" wp14:anchorId="6C3DA48A" wp14:editId="0074D77E">
            <wp:extent cx="5094514" cy="5596004"/>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ARD_1_400.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100735" cy="5602837"/>
                    </a:xfrm>
                    <a:prstGeom prst="rect">
                      <a:avLst/>
                    </a:prstGeom>
                  </pic:spPr>
                </pic:pic>
              </a:graphicData>
            </a:graphic>
          </wp:inline>
        </w:drawing>
      </w:r>
    </w:p>
    <w:p w14:paraId="63E6DC1E" w14:textId="59ED1272" w:rsidR="006F1A0E" w:rsidRDefault="006F1A0E" w:rsidP="006F1A0E">
      <w:pPr>
        <w:pStyle w:val="Caption"/>
        <w:jc w:val="center"/>
        <w:rPr>
          <w:lang w:val="en-US"/>
        </w:rPr>
      </w:pPr>
      <w:bookmarkStart w:id="187" w:name="_Ref496535337"/>
      <w:r w:rsidRPr="006F1A0E">
        <w:rPr>
          <w:b/>
          <w:lang w:val="en-US"/>
        </w:rPr>
        <w:t xml:space="preserve">Figure </w:t>
      </w:r>
      <w:r w:rsidRPr="006F1A0E">
        <w:rPr>
          <w:b/>
        </w:rPr>
        <w:fldChar w:fldCharType="begin"/>
      </w:r>
      <w:r w:rsidRPr="006F1A0E">
        <w:rPr>
          <w:b/>
          <w:lang w:val="en-US"/>
        </w:rPr>
        <w:instrText xml:space="preserve"> SEQ Figure \* ARABIC </w:instrText>
      </w:r>
      <w:r w:rsidRPr="006F1A0E">
        <w:rPr>
          <w:b/>
        </w:rPr>
        <w:fldChar w:fldCharType="separate"/>
      </w:r>
      <w:r w:rsidR="007B0197">
        <w:rPr>
          <w:b/>
          <w:noProof/>
          <w:lang w:val="en-US"/>
        </w:rPr>
        <w:t>2</w:t>
      </w:r>
      <w:r w:rsidRPr="006F1A0E">
        <w:rPr>
          <w:b/>
        </w:rPr>
        <w:fldChar w:fldCharType="end"/>
      </w:r>
      <w:bookmarkEnd w:id="187"/>
      <w:r>
        <w:rPr>
          <w:b/>
          <w:lang w:val="en-US"/>
        </w:rPr>
        <w:t xml:space="preserve">: </w:t>
      </w:r>
      <w:r w:rsidRPr="005C7CCE">
        <w:rPr>
          <w:i w:val="0"/>
          <w:lang w:val="en-US"/>
        </w:rPr>
        <w:t xml:space="preserve">Ancestral state reconstruction for the </w:t>
      </w:r>
      <w:r>
        <w:rPr>
          <w:i w:val="0"/>
          <w:lang w:val="en-US"/>
        </w:rPr>
        <w:t>ARD</w:t>
      </w:r>
      <w:r w:rsidRPr="005C7CCE">
        <w:rPr>
          <w:i w:val="0"/>
          <w:lang w:val="en-US"/>
        </w:rPr>
        <w:t xml:space="preserve"> model with a strong prior on low transition rates</w:t>
      </w:r>
      <w:r>
        <w:rPr>
          <w:lang w:val="en-US"/>
        </w:rPr>
        <w:t>.</w:t>
      </w:r>
    </w:p>
    <w:p w14:paraId="66F0E863" w14:textId="0D23871A" w:rsidR="004863B2" w:rsidRDefault="004863B2">
      <w:pPr>
        <w:rPr>
          <w:lang w:val="en-GB"/>
        </w:rPr>
      </w:pPr>
      <w:r>
        <w:rPr>
          <w:lang w:val="en-GB"/>
        </w:rPr>
        <w:t xml:space="preserve">As has been done for the multistate data, we also performed a Bayes factor analysis, whose results are shown in </w:t>
      </w:r>
      <w:r w:rsidRPr="00BD1777">
        <w:rPr>
          <w:rStyle w:val="IntenseReference"/>
        </w:rPr>
        <w:fldChar w:fldCharType="begin"/>
      </w:r>
      <w:r w:rsidRPr="00BD1777">
        <w:rPr>
          <w:rStyle w:val="IntenseReference"/>
          <w:lang w:val="en-US"/>
        </w:rPr>
        <w:instrText xml:space="preserve"> REF _Ref496537112 \h  \* MERGEFORMAT </w:instrText>
      </w:r>
      <w:r w:rsidRPr="00BD1777">
        <w:rPr>
          <w:rStyle w:val="IntenseReference"/>
        </w:rPr>
      </w:r>
      <w:r w:rsidRPr="00BD1777">
        <w:rPr>
          <w:rStyle w:val="IntenseReference"/>
        </w:rPr>
        <w:fldChar w:fldCharType="separate"/>
      </w:r>
      <w:ins w:id="188" w:author="Giorgio Bianchini" w:date="2017-10-29T18:39:00Z">
        <w:r w:rsidR="007B0197" w:rsidRPr="007B0197">
          <w:rPr>
            <w:rStyle w:val="IntenseReference"/>
            <w:lang w:val="en-US"/>
            <w:rPrChange w:id="189" w:author="Giorgio Bianchini" w:date="2017-10-29T18:39:00Z">
              <w:rPr>
                <w:b/>
                <w:lang w:val="en-US"/>
              </w:rPr>
            </w:rPrChange>
          </w:rPr>
          <w:t xml:space="preserve">Table </w:t>
        </w:r>
        <w:r w:rsidR="007B0197" w:rsidRPr="007B0197">
          <w:rPr>
            <w:rStyle w:val="IntenseReference"/>
            <w:lang w:val="en-US"/>
            <w:rPrChange w:id="190" w:author="Giorgio Bianchini" w:date="2017-10-29T18:39:00Z">
              <w:rPr>
                <w:b/>
                <w:noProof/>
                <w:lang w:val="en-US"/>
              </w:rPr>
            </w:rPrChange>
          </w:rPr>
          <w:t>16</w:t>
        </w:r>
      </w:ins>
      <w:del w:id="191" w:author="Giorgio Bianchini" w:date="2017-10-29T18:39:00Z">
        <w:r w:rsidR="002A10E6" w:rsidRPr="00C54AFB" w:rsidDel="007B0197">
          <w:rPr>
            <w:rStyle w:val="IntenseReference"/>
            <w:lang w:val="en-US"/>
          </w:rPr>
          <w:delText>Table 16</w:delText>
        </w:r>
      </w:del>
      <w:r w:rsidRPr="00BD1777">
        <w:rPr>
          <w:rStyle w:val="IntenseReference"/>
        </w:rPr>
        <w:fldChar w:fldCharType="end"/>
      </w:r>
      <w:r>
        <w:rPr>
          <w:lang w:val="en-GB"/>
        </w:rPr>
        <w:t>.</w:t>
      </w:r>
    </w:p>
    <w:tbl>
      <w:tblPr>
        <w:tblStyle w:val="ListTable4-Accent11"/>
        <w:tblW w:w="5000" w:type="pct"/>
        <w:tblLook w:val="04A0" w:firstRow="1" w:lastRow="0" w:firstColumn="1" w:lastColumn="0" w:noHBand="0" w:noVBand="1"/>
      </w:tblPr>
      <w:tblGrid>
        <w:gridCol w:w="1854"/>
        <w:gridCol w:w="1860"/>
        <w:gridCol w:w="2150"/>
        <w:gridCol w:w="1860"/>
        <w:gridCol w:w="2130"/>
      </w:tblGrid>
      <w:tr w:rsidR="004863B2" w:rsidRPr="00871401" w14:paraId="0D9D1FB7" w14:textId="77777777" w:rsidTr="007B0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pct"/>
            <w:vMerge w:val="restart"/>
          </w:tcPr>
          <w:p w14:paraId="43101CBE" w14:textId="77777777" w:rsidR="004863B2" w:rsidRPr="00E20571" w:rsidRDefault="004863B2" w:rsidP="00064C51">
            <w:pPr>
              <w:jc w:val="center"/>
              <w:rPr>
                <w:lang w:val="en-GB"/>
              </w:rPr>
            </w:pPr>
          </w:p>
        </w:tc>
        <w:tc>
          <w:tcPr>
            <w:tcW w:w="4060" w:type="pct"/>
            <w:gridSpan w:val="4"/>
          </w:tcPr>
          <w:p w14:paraId="5C2B8BC0" w14:textId="77777777" w:rsidR="004863B2" w:rsidRPr="00E20571" w:rsidRDefault="004863B2" w:rsidP="00064C51">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E20571">
              <w:rPr>
                <w:lang w:val="en-GB"/>
              </w:rPr>
              <w:t>Model</w:t>
            </w:r>
          </w:p>
        </w:tc>
      </w:tr>
      <w:tr w:rsidR="004863B2" w:rsidRPr="00871401" w14:paraId="1EB5A783" w14:textId="77777777" w:rsidTr="007B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pct"/>
            <w:vMerge/>
            <w:shd w:val="clear" w:color="auto" w:fill="5B9BD5" w:themeFill="accent1"/>
          </w:tcPr>
          <w:p w14:paraId="5FD67696" w14:textId="77777777" w:rsidR="004863B2" w:rsidRPr="00E20571" w:rsidRDefault="004863B2" w:rsidP="00064C51">
            <w:pPr>
              <w:jc w:val="center"/>
              <w:rPr>
                <w:color w:val="FFFFFF" w:themeColor="background1"/>
                <w:lang w:val="en-GB"/>
              </w:rPr>
            </w:pPr>
          </w:p>
        </w:tc>
        <w:tc>
          <w:tcPr>
            <w:tcW w:w="2035" w:type="pct"/>
            <w:gridSpan w:val="2"/>
            <w:tcBorders>
              <w:right w:val="single" w:sz="4" w:space="0" w:color="9CC2E5" w:themeColor="accent1" w:themeTint="99"/>
            </w:tcBorders>
            <w:shd w:val="clear" w:color="auto" w:fill="5B9BD5" w:themeFill="accent1"/>
          </w:tcPr>
          <w:p w14:paraId="419040CB" w14:textId="77777777" w:rsidR="004863B2" w:rsidRPr="00E20571" w:rsidRDefault="004863B2" w:rsidP="00064C51">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E20571">
              <w:rPr>
                <w:b/>
                <w:color w:val="FFFFFF" w:themeColor="background1"/>
                <w:lang w:val="en-GB"/>
              </w:rPr>
              <w:t>ER</w:t>
            </w:r>
          </w:p>
        </w:tc>
        <w:tc>
          <w:tcPr>
            <w:tcW w:w="2026" w:type="pct"/>
            <w:gridSpan w:val="2"/>
            <w:tcBorders>
              <w:left w:val="single" w:sz="4" w:space="0" w:color="9CC2E5" w:themeColor="accent1" w:themeTint="99"/>
              <w:right w:val="single" w:sz="4" w:space="0" w:color="9CC2E5" w:themeColor="accent1" w:themeTint="99"/>
            </w:tcBorders>
            <w:shd w:val="clear" w:color="auto" w:fill="5B9BD5" w:themeFill="accent1"/>
          </w:tcPr>
          <w:p w14:paraId="56127F97" w14:textId="77777777" w:rsidR="004863B2" w:rsidRPr="00E20571" w:rsidRDefault="004863B2" w:rsidP="00064C51">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E20571">
              <w:rPr>
                <w:b/>
                <w:color w:val="FFFFFF" w:themeColor="background1"/>
                <w:lang w:val="en-GB"/>
              </w:rPr>
              <w:t>ARD</w:t>
            </w:r>
          </w:p>
        </w:tc>
      </w:tr>
      <w:tr w:rsidR="004863B2" w:rsidRPr="00871401" w14:paraId="7CC862DC" w14:textId="77777777" w:rsidTr="007B0197">
        <w:tc>
          <w:tcPr>
            <w:cnfStyle w:val="001000000000" w:firstRow="0" w:lastRow="0" w:firstColumn="1" w:lastColumn="0" w:oddVBand="0" w:evenVBand="0" w:oddHBand="0" w:evenHBand="0" w:firstRowFirstColumn="0" w:firstRowLastColumn="0" w:lastRowFirstColumn="0" w:lastRowLastColumn="0"/>
            <w:tcW w:w="940" w:type="pct"/>
          </w:tcPr>
          <w:p w14:paraId="39E81665" w14:textId="77777777" w:rsidR="004863B2" w:rsidRDefault="004863B2" w:rsidP="00064C51">
            <w:pPr>
              <w:jc w:val="both"/>
              <w:rPr>
                <w:lang w:val="en-GB"/>
              </w:rPr>
            </w:pPr>
            <w:r>
              <w:rPr>
                <w:lang w:val="en-GB"/>
              </w:rPr>
              <w:t>Node</w:t>
            </w:r>
          </w:p>
        </w:tc>
        <w:tc>
          <w:tcPr>
            <w:tcW w:w="944" w:type="pct"/>
          </w:tcPr>
          <w:p w14:paraId="17AFF750" w14:textId="77777777" w:rsidR="004863B2" w:rsidRPr="00E20571" w:rsidRDefault="004863B2" w:rsidP="00064C51">
            <w:pPr>
              <w:jc w:val="center"/>
              <w:cnfStyle w:val="000000000000" w:firstRow="0" w:lastRow="0" w:firstColumn="0" w:lastColumn="0" w:oddVBand="0" w:evenVBand="0" w:oddHBand="0" w:evenHBand="0" w:firstRowFirstColumn="0" w:firstRowLastColumn="0" w:lastRowFirstColumn="0" w:lastRowLastColumn="0"/>
              <w:rPr>
                <w:b/>
                <w:lang w:val="en-GB"/>
              </w:rPr>
            </w:pPr>
            <w:r w:rsidRPr="00E20571">
              <w:rPr>
                <w:b/>
                <w:lang w:val="en-GB"/>
              </w:rPr>
              <w:t>p</w:t>
            </w:r>
            <w:r w:rsidRPr="00E20571">
              <w:rPr>
                <w:b/>
                <w:vertAlign w:val="subscript"/>
                <w:lang w:val="en-GB"/>
              </w:rPr>
              <w:t>f</w:t>
            </w:r>
          </w:p>
        </w:tc>
        <w:tc>
          <w:tcPr>
            <w:tcW w:w="1091" w:type="pct"/>
            <w:tcBorders>
              <w:right w:val="single" w:sz="4" w:space="0" w:color="5B9BD5" w:themeColor="accent1"/>
            </w:tcBorders>
          </w:tcPr>
          <w:p w14:paraId="54AF6AA3" w14:textId="77777777" w:rsidR="004863B2" w:rsidRPr="00E20571" w:rsidRDefault="004863B2" w:rsidP="00064C51">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E20571">
              <w:rPr>
                <w:b/>
                <w:lang w:val="en-GB"/>
              </w:rPr>
              <w:t>B</w:t>
            </w:r>
            <w:r w:rsidRPr="00E20571">
              <w:rPr>
                <w:b/>
                <w:vertAlign w:val="subscript"/>
                <w:lang w:val="en-GB"/>
              </w:rPr>
              <w:t>f</w:t>
            </w:r>
          </w:p>
        </w:tc>
        <w:tc>
          <w:tcPr>
            <w:tcW w:w="944" w:type="pct"/>
            <w:tcBorders>
              <w:left w:val="single" w:sz="4" w:space="0" w:color="5B9BD5" w:themeColor="accent1"/>
            </w:tcBorders>
          </w:tcPr>
          <w:p w14:paraId="689AE05B" w14:textId="77777777" w:rsidR="004863B2" w:rsidRPr="00E20571" w:rsidRDefault="004863B2" w:rsidP="00064C51">
            <w:pPr>
              <w:jc w:val="center"/>
              <w:cnfStyle w:val="000000000000" w:firstRow="0" w:lastRow="0" w:firstColumn="0" w:lastColumn="0" w:oddVBand="0" w:evenVBand="0" w:oddHBand="0" w:evenHBand="0" w:firstRowFirstColumn="0" w:firstRowLastColumn="0" w:lastRowFirstColumn="0" w:lastRowLastColumn="0"/>
              <w:rPr>
                <w:b/>
                <w:lang w:val="en-GB"/>
              </w:rPr>
            </w:pPr>
            <w:r w:rsidRPr="00E20571">
              <w:rPr>
                <w:b/>
                <w:lang w:val="en-GB"/>
              </w:rPr>
              <w:t>p</w:t>
            </w:r>
            <w:r w:rsidRPr="00E20571">
              <w:rPr>
                <w:b/>
                <w:vertAlign w:val="subscript"/>
                <w:lang w:val="en-GB"/>
              </w:rPr>
              <w:t>f</w:t>
            </w:r>
          </w:p>
        </w:tc>
        <w:tc>
          <w:tcPr>
            <w:tcW w:w="1082" w:type="pct"/>
            <w:tcBorders>
              <w:right w:val="single" w:sz="4" w:space="0" w:color="5B9BD5" w:themeColor="accent1"/>
            </w:tcBorders>
          </w:tcPr>
          <w:p w14:paraId="189DE78A" w14:textId="77777777" w:rsidR="004863B2" w:rsidRPr="00E20571" w:rsidRDefault="004863B2" w:rsidP="00064C51">
            <w:pPr>
              <w:jc w:val="center"/>
              <w:cnfStyle w:val="000000000000" w:firstRow="0" w:lastRow="0" w:firstColumn="0" w:lastColumn="0" w:oddVBand="0" w:evenVBand="0" w:oddHBand="0" w:evenHBand="0" w:firstRowFirstColumn="0" w:firstRowLastColumn="0" w:lastRowFirstColumn="0" w:lastRowLastColumn="0"/>
              <w:rPr>
                <w:b/>
                <w:vertAlign w:val="subscript"/>
                <w:lang w:val="en-GB"/>
              </w:rPr>
            </w:pPr>
            <w:r w:rsidRPr="00E20571">
              <w:rPr>
                <w:b/>
                <w:lang w:val="en-GB"/>
              </w:rPr>
              <w:t>B</w:t>
            </w:r>
            <w:r w:rsidRPr="00E20571">
              <w:rPr>
                <w:b/>
                <w:vertAlign w:val="subscript"/>
                <w:lang w:val="en-GB"/>
              </w:rPr>
              <w:t>f</w:t>
            </w:r>
          </w:p>
        </w:tc>
      </w:tr>
      <w:tr w:rsidR="007B0197" w:rsidRPr="00871401" w14:paraId="086108BA" w14:textId="77777777" w:rsidTr="007B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pct"/>
          </w:tcPr>
          <w:p w14:paraId="2E8587EF" w14:textId="77777777" w:rsidR="007B0197" w:rsidRDefault="007B0197" w:rsidP="007B0197">
            <w:pPr>
              <w:jc w:val="both"/>
              <w:rPr>
                <w:lang w:val="en-GB"/>
              </w:rPr>
            </w:pPr>
            <w:r>
              <w:rPr>
                <w:lang w:val="en-GB"/>
              </w:rPr>
              <w:t>Root</w:t>
            </w:r>
          </w:p>
        </w:tc>
        <w:tc>
          <w:tcPr>
            <w:tcW w:w="944" w:type="pct"/>
            <w:vAlign w:val="bottom"/>
          </w:tcPr>
          <w:p w14:paraId="53BCB8F6" w14:textId="16277F96" w:rsidR="007B0197" w:rsidRDefault="007B0197" w:rsidP="007B0197">
            <w:pPr>
              <w:jc w:val="center"/>
              <w:cnfStyle w:val="000000100000" w:firstRow="0" w:lastRow="0" w:firstColumn="0" w:lastColumn="0" w:oddVBand="0" w:evenVBand="0" w:oddHBand="1" w:evenHBand="0" w:firstRowFirstColumn="0" w:firstRowLastColumn="0" w:lastRowFirstColumn="0" w:lastRowLastColumn="0"/>
              <w:rPr>
                <w:lang w:val="en-GB"/>
              </w:rPr>
            </w:pPr>
            <w:ins w:id="192" w:author="Giorgio Bianchini" w:date="2017-10-29T18:41:00Z">
              <w:r>
                <w:rPr>
                  <w:rFonts w:ascii="Calibri" w:hAnsi="Calibri" w:cs="Calibri"/>
                  <w:color w:val="000000"/>
                </w:rPr>
                <w:t>0,686</w:t>
              </w:r>
            </w:ins>
            <w:del w:id="193" w:author="Giorgio Bianchini" w:date="2017-10-29T18:41:00Z">
              <w:r w:rsidDel="003839FF">
                <w:rPr>
                  <w:rFonts w:ascii="Calibri" w:hAnsi="Calibri" w:cs="Calibri"/>
                  <w:color w:val="000000"/>
                </w:rPr>
                <w:delText>0.694</w:delText>
              </w:r>
            </w:del>
          </w:p>
        </w:tc>
        <w:tc>
          <w:tcPr>
            <w:tcW w:w="1091" w:type="pct"/>
            <w:tcBorders>
              <w:right w:val="single" w:sz="4" w:space="0" w:color="5B9BD5" w:themeColor="accent1"/>
            </w:tcBorders>
            <w:vAlign w:val="bottom"/>
          </w:tcPr>
          <w:p w14:paraId="0A1086BE" w14:textId="3A4EDC9D" w:rsidR="007B0197" w:rsidRDefault="007B0197" w:rsidP="007B0197">
            <w:pPr>
              <w:jc w:val="center"/>
              <w:cnfStyle w:val="000000100000" w:firstRow="0" w:lastRow="0" w:firstColumn="0" w:lastColumn="0" w:oddVBand="0" w:evenVBand="0" w:oddHBand="1" w:evenHBand="0" w:firstRowFirstColumn="0" w:firstRowLastColumn="0" w:lastRowFirstColumn="0" w:lastRowLastColumn="0"/>
              <w:rPr>
                <w:lang w:val="en-GB"/>
              </w:rPr>
            </w:pPr>
            <w:ins w:id="194" w:author="Giorgio Bianchini" w:date="2017-10-29T18:41:00Z">
              <w:r>
                <w:rPr>
                  <w:rFonts w:ascii="Calibri" w:hAnsi="Calibri" w:cs="Calibri"/>
                  <w:color w:val="000000"/>
                </w:rPr>
                <w:t>457,268</w:t>
              </w:r>
            </w:ins>
            <w:del w:id="195" w:author="Giorgio Bianchini" w:date="2017-10-29T18:41:00Z">
              <w:r w:rsidDel="00C21DAE">
                <w:rPr>
                  <w:rFonts w:ascii="Calibri" w:hAnsi="Calibri" w:cs="Calibri"/>
                  <w:color w:val="000000"/>
                </w:rPr>
                <w:delText>440.481</w:delText>
              </w:r>
            </w:del>
          </w:p>
        </w:tc>
        <w:tc>
          <w:tcPr>
            <w:tcW w:w="944" w:type="pct"/>
            <w:tcBorders>
              <w:left w:val="single" w:sz="4" w:space="0" w:color="5B9BD5" w:themeColor="accent1"/>
            </w:tcBorders>
            <w:vAlign w:val="bottom"/>
          </w:tcPr>
          <w:p w14:paraId="370DE48A" w14:textId="108FE4EA" w:rsidR="007B0197" w:rsidRPr="00871401" w:rsidRDefault="007B0197" w:rsidP="007B019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ins w:id="196" w:author="Giorgio Bianchini" w:date="2017-10-29T18:42:00Z">
              <w:r>
                <w:rPr>
                  <w:rFonts w:ascii="Calibri" w:hAnsi="Calibri" w:cs="Calibri"/>
                  <w:color w:val="000000"/>
                </w:rPr>
                <w:t>0,981</w:t>
              </w:r>
            </w:ins>
            <w:del w:id="197" w:author="Giorgio Bianchini" w:date="2017-10-29T18:42:00Z">
              <w:r w:rsidDel="00B7581D">
                <w:rPr>
                  <w:rFonts w:ascii="Calibri" w:hAnsi="Calibri" w:cs="Calibri"/>
                  <w:color w:val="000000"/>
                </w:rPr>
                <w:delText>0.970</w:delText>
              </w:r>
            </w:del>
          </w:p>
        </w:tc>
        <w:tc>
          <w:tcPr>
            <w:tcW w:w="1082" w:type="pct"/>
            <w:tcBorders>
              <w:right w:val="single" w:sz="4" w:space="0" w:color="5B9BD5" w:themeColor="accent1"/>
            </w:tcBorders>
            <w:vAlign w:val="bottom"/>
          </w:tcPr>
          <w:p w14:paraId="2B0560D8" w14:textId="26C6C5B0" w:rsidR="007B0197" w:rsidRPr="00871401" w:rsidRDefault="007B0197" w:rsidP="007B0197">
            <w:pPr>
              <w:jc w:val="center"/>
              <w:cnfStyle w:val="000000100000" w:firstRow="0" w:lastRow="0" w:firstColumn="0" w:lastColumn="0" w:oddVBand="0" w:evenVBand="0" w:oddHBand="1" w:evenHBand="0" w:firstRowFirstColumn="0" w:firstRowLastColumn="0" w:lastRowFirstColumn="0" w:lastRowLastColumn="0"/>
              <w:rPr>
                <w:lang w:val="en-US"/>
              </w:rPr>
            </w:pPr>
            <w:ins w:id="198" w:author="Giorgio Bianchini" w:date="2017-10-29T18:42:00Z">
              <w:r>
                <w:rPr>
                  <w:rFonts w:ascii="Calibri" w:hAnsi="Calibri" w:cs="Calibri"/>
                  <w:color w:val="000000"/>
                </w:rPr>
                <w:t>1,191</w:t>
              </w:r>
            </w:ins>
            <w:del w:id="199" w:author="Giorgio Bianchini" w:date="2017-10-29T18:42:00Z">
              <w:r w:rsidDel="00341726">
                <w:rPr>
                  <w:rFonts w:ascii="Calibri" w:hAnsi="Calibri" w:cs="Calibri"/>
                  <w:color w:val="000000"/>
                </w:rPr>
                <w:delText>1.902</w:delText>
              </w:r>
            </w:del>
          </w:p>
        </w:tc>
      </w:tr>
      <w:tr w:rsidR="007B0197" w:rsidRPr="00871401" w14:paraId="753D77D5" w14:textId="77777777" w:rsidTr="007B0197">
        <w:tc>
          <w:tcPr>
            <w:cnfStyle w:val="001000000000" w:firstRow="0" w:lastRow="0" w:firstColumn="1" w:lastColumn="0" w:oddVBand="0" w:evenVBand="0" w:oddHBand="0" w:evenHBand="0" w:firstRowFirstColumn="0" w:firstRowLastColumn="0" w:lastRowFirstColumn="0" w:lastRowLastColumn="0"/>
            <w:tcW w:w="940" w:type="pct"/>
          </w:tcPr>
          <w:p w14:paraId="0D987B46" w14:textId="77777777" w:rsidR="007B0197" w:rsidRDefault="007B0197" w:rsidP="007B0197">
            <w:pPr>
              <w:jc w:val="both"/>
              <w:rPr>
                <w:lang w:val="en-GB"/>
              </w:rPr>
            </w:pPr>
            <w:r>
              <w:rPr>
                <w:lang w:val="en-GB"/>
              </w:rPr>
              <w:t>G+A</w:t>
            </w:r>
          </w:p>
        </w:tc>
        <w:tc>
          <w:tcPr>
            <w:tcW w:w="944" w:type="pct"/>
            <w:vAlign w:val="bottom"/>
          </w:tcPr>
          <w:p w14:paraId="2DBDECA5" w14:textId="7F0B24A6" w:rsidR="007B0197" w:rsidRDefault="007B0197" w:rsidP="007B0197">
            <w:pPr>
              <w:jc w:val="center"/>
              <w:cnfStyle w:val="000000000000" w:firstRow="0" w:lastRow="0" w:firstColumn="0" w:lastColumn="0" w:oddVBand="0" w:evenVBand="0" w:oddHBand="0" w:evenHBand="0" w:firstRowFirstColumn="0" w:firstRowLastColumn="0" w:lastRowFirstColumn="0" w:lastRowLastColumn="0"/>
              <w:rPr>
                <w:lang w:val="en-GB"/>
              </w:rPr>
            </w:pPr>
            <w:ins w:id="200" w:author="Giorgio Bianchini" w:date="2017-10-29T18:41:00Z">
              <w:r>
                <w:rPr>
                  <w:rFonts w:ascii="Calibri" w:hAnsi="Calibri" w:cs="Calibri"/>
                  <w:color w:val="000000"/>
                </w:rPr>
                <w:t>0,977</w:t>
              </w:r>
            </w:ins>
            <w:del w:id="201" w:author="Giorgio Bianchini" w:date="2017-10-29T18:41:00Z">
              <w:r w:rsidDel="003839FF">
                <w:rPr>
                  <w:rFonts w:ascii="Calibri" w:hAnsi="Calibri" w:cs="Calibri"/>
                  <w:color w:val="000000"/>
                </w:rPr>
                <w:delText>0.976</w:delText>
              </w:r>
            </w:del>
          </w:p>
        </w:tc>
        <w:tc>
          <w:tcPr>
            <w:tcW w:w="1091" w:type="pct"/>
            <w:tcBorders>
              <w:right w:val="single" w:sz="4" w:space="0" w:color="5B9BD5" w:themeColor="accent1"/>
            </w:tcBorders>
            <w:vAlign w:val="bottom"/>
          </w:tcPr>
          <w:p w14:paraId="6A2C42F7" w14:textId="7E7567A7" w:rsidR="007B0197" w:rsidRDefault="007B0197" w:rsidP="007B0197">
            <w:pPr>
              <w:jc w:val="center"/>
              <w:cnfStyle w:val="000000000000" w:firstRow="0" w:lastRow="0" w:firstColumn="0" w:lastColumn="0" w:oddVBand="0" w:evenVBand="0" w:oddHBand="0" w:evenHBand="0" w:firstRowFirstColumn="0" w:firstRowLastColumn="0" w:lastRowFirstColumn="0" w:lastRowLastColumn="0"/>
              <w:rPr>
                <w:lang w:val="en-GB"/>
              </w:rPr>
            </w:pPr>
            <w:ins w:id="202" w:author="Giorgio Bianchini" w:date="2017-10-29T18:41:00Z">
              <w:r>
                <w:rPr>
                  <w:rFonts w:ascii="Calibri" w:hAnsi="Calibri" w:cs="Calibri"/>
                  <w:color w:val="000000"/>
                </w:rPr>
                <w:t>3,340</w:t>
              </w:r>
            </w:ins>
            <w:del w:id="203" w:author="Giorgio Bianchini" w:date="2017-10-29T18:41:00Z">
              <w:r w:rsidDel="00C21DAE">
                <w:rPr>
                  <w:rFonts w:ascii="Calibri" w:hAnsi="Calibri" w:cs="Calibri"/>
                  <w:color w:val="000000"/>
                </w:rPr>
                <w:delText>3.488</w:delText>
              </w:r>
            </w:del>
          </w:p>
        </w:tc>
        <w:tc>
          <w:tcPr>
            <w:tcW w:w="944" w:type="pct"/>
            <w:tcBorders>
              <w:left w:val="single" w:sz="4" w:space="0" w:color="5B9BD5" w:themeColor="accent1"/>
            </w:tcBorders>
            <w:vAlign w:val="bottom"/>
          </w:tcPr>
          <w:p w14:paraId="3F11F371" w14:textId="6D13055E" w:rsidR="007B0197" w:rsidRPr="00871401" w:rsidRDefault="007B0197" w:rsidP="007B019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ins w:id="204" w:author="Giorgio Bianchini" w:date="2017-10-29T18:42:00Z">
              <w:r>
                <w:rPr>
                  <w:rFonts w:ascii="Calibri" w:hAnsi="Calibri" w:cs="Calibri"/>
                  <w:color w:val="000000"/>
                </w:rPr>
                <w:t>0,998</w:t>
              </w:r>
            </w:ins>
            <w:del w:id="205" w:author="Giorgio Bianchini" w:date="2017-10-29T18:42:00Z">
              <w:r w:rsidDel="00B7581D">
                <w:rPr>
                  <w:rFonts w:ascii="Calibri" w:hAnsi="Calibri" w:cs="Calibri"/>
                  <w:color w:val="000000"/>
                </w:rPr>
                <w:delText>0.998</w:delText>
              </w:r>
            </w:del>
          </w:p>
        </w:tc>
        <w:tc>
          <w:tcPr>
            <w:tcW w:w="1082" w:type="pct"/>
            <w:tcBorders>
              <w:right w:val="single" w:sz="4" w:space="0" w:color="5B9BD5" w:themeColor="accent1"/>
            </w:tcBorders>
            <w:vAlign w:val="bottom"/>
          </w:tcPr>
          <w:p w14:paraId="2EB51D9A" w14:textId="76E38BA7" w:rsidR="007B0197" w:rsidRPr="00871401" w:rsidRDefault="007B0197" w:rsidP="007B0197">
            <w:pPr>
              <w:jc w:val="center"/>
              <w:cnfStyle w:val="000000000000" w:firstRow="0" w:lastRow="0" w:firstColumn="0" w:lastColumn="0" w:oddVBand="0" w:evenVBand="0" w:oddHBand="0" w:evenHBand="0" w:firstRowFirstColumn="0" w:firstRowLastColumn="0" w:lastRowFirstColumn="0" w:lastRowLastColumn="0"/>
              <w:rPr>
                <w:lang w:val="en-US"/>
              </w:rPr>
            </w:pPr>
            <w:ins w:id="206" w:author="Giorgio Bianchini" w:date="2017-10-29T18:42:00Z">
              <w:r>
                <w:rPr>
                  <w:rFonts w:ascii="Calibri" w:hAnsi="Calibri" w:cs="Calibri"/>
                  <w:color w:val="000000"/>
                </w:rPr>
                <w:t>0,109</w:t>
              </w:r>
            </w:ins>
            <w:del w:id="207" w:author="Giorgio Bianchini" w:date="2017-10-29T18:42:00Z">
              <w:r w:rsidDel="00341726">
                <w:rPr>
                  <w:rFonts w:ascii="Calibri" w:hAnsi="Calibri" w:cs="Calibri"/>
                  <w:color w:val="000000"/>
                </w:rPr>
                <w:delText>0.109</w:delText>
              </w:r>
            </w:del>
          </w:p>
        </w:tc>
      </w:tr>
      <w:tr w:rsidR="007B0197" w:rsidRPr="00871401" w14:paraId="2CE6740A" w14:textId="77777777" w:rsidTr="007B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pct"/>
          </w:tcPr>
          <w:p w14:paraId="522B0CE1" w14:textId="77777777" w:rsidR="007B0197" w:rsidRDefault="007B0197" w:rsidP="007B0197">
            <w:pPr>
              <w:jc w:val="both"/>
              <w:rPr>
                <w:lang w:val="en-GB"/>
              </w:rPr>
            </w:pPr>
            <w:r>
              <w:rPr>
                <w:lang w:val="en-GB"/>
              </w:rPr>
              <w:t>A</w:t>
            </w:r>
          </w:p>
        </w:tc>
        <w:tc>
          <w:tcPr>
            <w:tcW w:w="944" w:type="pct"/>
            <w:vAlign w:val="bottom"/>
          </w:tcPr>
          <w:p w14:paraId="589A0029" w14:textId="6CEBCB98" w:rsidR="007B0197" w:rsidRDefault="007B0197" w:rsidP="007B0197">
            <w:pPr>
              <w:jc w:val="center"/>
              <w:cnfStyle w:val="000000100000" w:firstRow="0" w:lastRow="0" w:firstColumn="0" w:lastColumn="0" w:oddVBand="0" w:evenVBand="0" w:oddHBand="1" w:evenHBand="0" w:firstRowFirstColumn="0" w:firstRowLastColumn="0" w:lastRowFirstColumn="0" w:lastRowLastColumn="0"/>
              <w:rPr>
                <w:lang w:val="en-GB"/>
              </w:rPr>
            </w:pPr>
            <w:ins w:id="208" w:author="Giorgio Bianchini" w:date="2017-10-29T18:41:00Z">
              <w:r>
                <w:rPr>
                  <w:rFonts w:ascii="Calibri" w:hAnsi="Calibri" w:cs="Calibri"/>
                  <w:color w:val="000000"/>
                </w:rPr>
                <w:t>0,985</w:t>
              </w:r>
            </w:ins>
            <w:del w:id="209" w:author="Giorgio Bianchini" w:date="2017-10-29T18:41:00Z">
              <w:r w:rsidDel="003839FF">
                <w:rPr>
                  <w:rFonts w:ascii="Calibri" w:hAnsi="Calibri" w:cs="Calibri"/>
                  <w:color w:val="000000"/>
                </w:rPr>
                <w:delText>0.984</w:delText>
              </w:r>
            </w:del>
          </w:p>
        </w:tc>
        <w:tc>
          <w:tcPr>
            <w:tcW w:w="1091" w:type="pct"/>
            <w:tcBorders>
              <w:right w:val="single" w:sz="4" w:space="0" w:color="5B9BD5" w:themeColor="accent1"/>
            </w:tcBorders>
            <w:vAlign w:val="bottom"/>
          </w:tcPr>
          <w:p w14:paraId="2704F85E" w14:textId="6B7D5C61" w:rsidR="007B0197" w:rsidRDefault="007B0197" w:rsidP="007B0197">
            <w:pPr>
              <w:jc w:val="center"/>
              <w:cnfStyle w:val="000000100000" w:firstRow="0" w:lastRow="0" w:firstColumn="0" w:lastColumn="0" w:oddVBand="0" w:evenVBand="0" w:oddHBand="1" w:evenHBand="0" w:firstRowFirstColumn="0" w:firstRowLastColumn="0" w:lastRowFirstColumn="0" w:lastRowLastColumn="0"/>
              <w:rPr>
                <w:lang w:val="en-GB"/>
              </w:rPr>
            </w:pPr>
            <w:ins w:id="210" w:author="Giorgio Bianchini" w:date="2017-10-29T18:41:00Z">
              <w:r>
                <w:rPr>
                  <w:rFonts w:ascii="Calibri" w:hAnsi="Calibri" w:cs="Calibri"/>
                  <w:color w:val="000000"/>
                </w:rPr>
                <w:t>2,523</w:t>
              </w:r>
            </w:ins>
            <w:del w:id="211" w:author="Giorgio Bianchini" w:date="2017-10-29T18:41:00Z">
              <w:r w:rsidDel="00C21DAE">
                <w:rPr>
                  <w:rFonts w:ascii="Calibri" w:hAnsi="Calibri" w:cs="Calibri"/>
                  <w:color w:val="000000"/>
                </w:rPr>
                <w:delText>2.694</w:delText>
              </w:r>
            </w:del>
          </w:p>
        </w:tc>
        <w:tc>
          <w:tcPr>
            <w:tcW w:w="944" w:type="pct"/>
            <w:tcBorders>
              <w:left w:val="single" w:sz="4" w:space="0" w:color="5B9BD5" w:themeColor="accent1"/>
            </w:tcBorders>
            <w:vAlign w:val="bottom"/>
          </w:tcPr>
          <w:p w14:paraId="04B8EEF7" w14:textId="62793D94" w:rsidR="007B0197" w:rsidRPr="00871401" w:rsidRDefault="007B0197" w:rsidP="007B019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ins w:id="212" w:author="Giorgio Bianchini" w:date="2017-10-29T18:42:00Z">
              <w:r>
                <w:rPr>
                  <w:rFonts w:ascii="Calibri" w:hAnsi="Calibri" w:cs="Calibri"/>
                  <w:color w:val="000000"/>
                </w:rPr>
                <w:t>0,998</w:t>
              </w:r>
            </w:ins>
            <w:del w:id="213" w:author="Giorgio Bianchini" w:date="2017-10-29T18:42:00Z">
              <w:r w:rsidDel="00B7581D">
                <w:rPr>
                  <w:rFonts w:ascii="Calibri" w:hAnsi="Calibri" w:cs="Calibri"/>
                  <w:color w:val="000000"/>
                </w:rPr>
                <w:delText>0.998</w:delText>
              </w:r>
            </w:del>
          </w:p>
        </w:tc>
        <w:tc>
          <w:tcPr>
            <w:tcW w:w="1082" w:type="pct"/>
            <w:tcBorders>
              <w:right w:val="single" w:sz="4" w:space="0" w:color="5B9BD5" w:themeColor="accent1"/>
            </w:tcBorders>
            <w:vAlign w:val="bottom"/>
          </w:tcPr>
          <w:p w14:paraId="45B431C7" w14:textId="2685E0A4" w:rsidR="007B0197" w:rsidRPr="00871401" w:rsidRDefault="007B0197" w:rsidP="007B0197">
            <w:pPr>
              <w:keepNext/>
              <w:jc w:val="center"/>
              <w:cnfStyle w:val="000000100000" w:firstRow="0" w:lastRow="0" w:firstColumn="0" w:lastColumn="0" w:oddVBand="0" w:evenVBand="0" w:oddHBand="1" w:evenHBand="0" w:firstRowFirstColumn="0" w:firstRowLastColumn="0" w:lastRowFirstColumn="0" w:lastRowLastColumn="0"/>
              <w:rPr>
                <w:lang w:val="en-US"/>
              </w:rPr>
            </w:pPr>
            <w:ins w:id="214" w:author="Giorgio Bianchini" w:date="2017-10-29T18:42:00Z">
              <w:r>
                <w:rPr>
                  <w:rFonts w:ascii="Calibri" w:hAnsi="Calibri" w:cs="Calibri"/>
                  <w:color w:val="000000"/>
                </w:rPr>
                <w:t>0,109</w:t>
              </w:r>
            </w:ins>
            <w:del w:id="215" w:author="Giorgio Bianchini" w:date="2017-10-29T18:42:00Z">
              <w:r w:rsidDel="00341726">
                <w:rPr>
                  <w:rFonts w:ascii="Calibri" w:hAnsi="Calibri" w:cs="Calibri"/>
                  <w:color w:val="000000"/>
                </w:rPr>
                <w:delText>0.109</w:delText>
              </w:r>
            </w:del>
          </w:p>
        </w:tc>
      </w:tr>
    </w:tbl>
    <w:p w14:paraId="1FFE67D2" w14:textId="2AD0CF2A" w:rsidR="004863B2" w:rsidRDefault="004863B2" w:rsidP="004863B2">
      <w:pPr>
        <w:pStyle w:val="Caption"/>
        <w:rPr>
          <w:i w:val="0"/>
          <w:lang w:val="en-GB"/>
        </w:rPr>
      </w:pPr>
      <w:bookmarkStart w:id="216" w:name="_Ref496537112"/>
      <w:r w:rsidRPr="006F1A0E">
        <w:rPr>
          <w:b/>
          <w:lang w:val="en-US"/>
        </w:rPr>
        <w:t xml:space="preserve">Table </w:t>
      </w:r>
      <w:r w:rsidRPr="006F1A0E">
        <w:rPr>
          <w:b/>
          <w:i w:val="0"/>
          <w:iCs w:val="0"/>
        </w:rPr>
        <w:fldChar w:fldCharType="begin"/>
      </w:r>
      <w:r w:rsidRPr="006F1A0E">
        <w:rPr>
          <w:b/>
          <w:lang w:val="en-US"/>
        </w:rPr>
        <w:instrText xml:space="preserve"> SEQ Table \* ARABIC </w:instrText>
      </w:r>
      <w:r w:rsidRPr="006F1A0E">
        <w:rPr>
          <w:b/>
          <w:i w:val="0"/>
          <w:iCs w:val="0"/>
        </w:rPr>
        <w:fldChar w:fldCharType="separate"/>
      </w:r>
      <w:r w:rsidR="007B0197">
        <w:rPr>
          <w:b/>
          <w:noProof/>
          <w:lang w:val="en-US"/>
        </w:rPr>
        <w:t>16</w:t>
      </w:r>
      <w:r w:rsidRPr="006F1A0E">
        <w:rPr>
          <w:b/>
          <w:i w:val="0"/>
          <w:iCs w:val="0"/>
        </w:rPr>
        <w:fldChar w:fldCharType="end"/>
      </w:r>
      <w:bookmarkEnd w:id="216"/>
      <w:r w:rsidRPr="006F1A0E">
        <w:rPr>
          <w:lang w:val="en-US"/>
        </w:rPr>
        <w:t xml:space="preserve">: </w:t>
      </w:r>
      <w:r w:rsidRPr="00E20571">
        <w:rPr>
          <w:i w:val="0"/>
          <w:lang w:val="en-GB"/>
        </w:rPr>
        <w:t>Results of the Bayes factor analysis.</w:t>
      </w:r>
      <w:r>
        <w:rPr>
          <w:i w:val="0"/>
          <w:lang w:val="en-GB"/>
        </w:rPr>
        <w:t xml:space="preserve"> </w:t>
      </w:r>
      <w:r>
        <w:rPr>
          <w:b/>
          <w:i w:val="0"/>
          <w:lang w:val="en-GB"/>
        </w:rPr>
        <w:t>p</w:t>
      </w:r>
      <w:r>
        <w:rPr>
          <w:b/>
          <w:i w:val="0"/>
          <w:vertAlign w:val="subscript"/>
          <w:lang w:val="en-GB"/>
        </w:rPr>
        <w:t>f</w:t>
      </w:r>
      <w:r w:rsidRPr="00E20571">
        <w:rPr>
          <w:i w:val="0"/>
          <w:lang w:val="en-GB"/>
        </w:rPr>
        <w:t xml:space="preserve">: prior </w:t>
      </w:r>
      <w:r>
        <w:rPr>
          <w:i w:val="0"/>
          <w:lang w:val="en-GB"/>
        </w:rPr>
        <w:t xml:space="preserve">probability of the node being freshwater, </w:t>
      </w:r>
      <w:r>
        <w:rPr>
          <w:b/>
          <w:i w:val="0"/>
          <w:lang w:val="en-GB"/>
        </w:rPr>
        <w:t>B</w:t>
      </w:r>
      <w:r>
        <w:rPr>
          <w:b/>
          <w:i w:val="0"/>
          <w:vertAlign w:val="subscript"/>
          <w:lang w:val="en-GB"/>
        </w:rPr>
        <w:t>f</w:t>
      </w:r>
      <w:r>
        <w:rPr>
          <w:i w:val="0"/>
          <w:lang w:val="en-GB"/>
        </w:rPr>
        <w:t>: Bayes factor</w:t>
      </w:r>
      <w:del w:id="217" w:author="Giorgio Bianchini" w:date="2017-10-29T18:43:00Z">
        <w:r w:rsidR="00E5350D" w:rsidDel="007B0197">
          <w:rPr>
            <w:rStyle w:val="FootnoteReference"/>
            <w:i w:val="0"/>
            <w:lang w:val="en-GB"/>
          </w:rPr>
          <w:footnoteReference w:id="4"/>
        </w:r>
      </w:del>
      <w:bookmarkStart w:id="220" w:name="_GoBack"/>
      <w:bookmarkEnd w:id="220"/>
      <w:r>
        <w:rPr>
          <w:i w:val="0"/>
          <w:lang w:val="en-GB"/>
        </w:rPr>
        <w:t>.</w:t>
      </w:r>
    </w:p>
    <w:p w14:paraId="7DE1A200" w14:textId="2DAE339A" w:rsidR="004863B2" w:rsidRDefault="004863B2" w:rsidP="004863B2">
      <w:pPr>
        <w:jc w:val="both"/>
        <w:rPr>
          <w:lang w:val="en-GB"/>
        </w:rPr>
      </w:pPr>
      <w:r>
        <w:rPr>
          <w:lang w:val="en-GB"/>
        </w:rPr>
        <w:t xml:space="preserve">These figures show that, if a strong prior on low transition rates is assumed, the data does in fact support the freshwater origin of the nodes of interest for the ER model (as it provides </w:t>
      </w:r>
      <w:r w:rsidR="00E5350D">
        <w:rPr>
          <w:i/>
          <w:lang w:val="en-GB"/>
        </w:rPr>
        <w:t>very s</w:t>
      </w:r>
      <w:r>
        <w:rPr>
          <w:i/>
          <w:lang w:val="en-GB"/>
        </w:rPr>
        <w:t>trong</w:t>
      </w:r>
      <w:r>
        <w:rPr>
          <w:lang w:val="en-GB"/>
        </w:rPr>
        <w:t xml:space="preserve"> evidence that the root node lived in a freshwater habitat, </w:t>
      </w:r>
      <w:r>
        <w:rPr>
          <w:i/>
          <w:lang w:val="en-GB"/>
        </w:rPr>
        <w:t>positive</w:t>
      </w:r>
      <w:r>
        <w:rPr>
          <w:lang w:val="en-GB"/>
        </w:rPr>
        <w:t xml:space="preserve"> evidence that the </w:t>
      </w:r>
      <w:r w:rsidR="00E5350D">
        <w:rPr>
          <w:lang w:val="en-GB"/>
        </w:rPr>
        <w:t xml:space="preserve">MRCA of </w:t>
      </w:r>
      <w:r w:rsidR="00E5350D">
        <w:rPr>
          <w:i/>
          <w:lang w:val="en-GB"/>
        </w:rPr>
        <w:t xml:space="preserve">Gloeomargarita </w:t>
      </w:r>
      <w:r w:rsidR="00E5350D">
        <w:rPr>
          <w:lang w:val="en-GB"/>
        </w:rPr>
        <w:t>and Archaeplastida was a</w:t>
      </w:r>
      <w:r>
        <w:rPr>
          <w:lang w:val="en-GB"/>
        </w:rPr>
        <w:t xml:space="preserve"> freshwater tax</w:t>
      </w:r>
      <w:r w:rsidR="00E5350D">
        <w:rPr>
          <w:lang w:val="en-GB"/>
        </w:rPr>
        <w:t xml:space="preserve">on, and </w:t>
      </w:r>
      <w:r w:rsidR="00E5350D">
        <w:rPr>
          <w:i/>
          <w:lang w:val="en-GB"/>
        </w:rPr>
        <w:t>barely worth mentioning</w:t>
      </w:r>
      <w:r w:rsidR="00E5350D">
        <w:rPr>
          <w:lang w:val="en-GB"/>
        </w:rPr>
        <w:t xml:space="preserve"> evidence that the ancestor of Archaeplastida was a freshwater species</w:t>
      </w:r>
      <w:r>
        <w:rPr>
          <w:lang w:val="en-GB"/>
        </w:rPr>
        <w:t xml:space="preserve">), but not for the ARD models (it appears that the data provides </w:t>
      </w:r>
      <w:r w:rsidR="00E5350D">
        <w:rPr>
          <w:i/>
          <w:lang w:val="en-GB"/>
        </w:rPr>
        <w:lastRenderedPageBreak/>
        <w:t xml:space="preserve">barely worth mentioning </w:t>
      </w:r>
      <w:r w:rsidR="00E5350D">
        <w:rPr>
          <w:lang w:val="en-GB"/>
        </w:rPr>
        <w:t xml:space="preserve">evidence that the root node was a freshwater taxon, and </w:t>
      </w:r>
      <w:r>
        <w:rPr>
          <w:i/>
          <w:lang w:val="en-GB"/>
        </w:rPr>
        <w:t>positive</w:t>
      </w:r>
      <w:r>
        <w:rPr>
          <w:lang w:val="en-GB"/>
        </w:rPr>
        <w:t xml:space="preserve"> evidence that the </w:t>
      </w:r>
      <w:r w:rsidR="00E5350D">
        <w:rPr>
          <w:lang w:val="en-GB"/>
        </w:rPr>
        <w:t>other two</w:t>
      </w:r>
      <w:r>
        <w:rPr>
          <w:lang w:val="en-GB"/>
        </w:rPr>
        <w:t xml:space="preserve"> nodes lived in marine habitats, as the posterior freshwater probability is lower than the prior).</w:t>
      </w:r>
    </w:p>
    <w:p w14:paraId="0EFE6D5F" w14:textId="3A88BD3E" w:rsidR="00E5350D" w:rsidRDefault="00E5350D" w:rsidP="004863B2">
      <w:pPr>
        <w:jc w:val="both"/>
        <w:rPr>
          <w:lang w:val="en-GB"/>
        </w:rPr>
      </w:pPr>
      <w:r>
        <w:rPr>
          <w:lang w:val="en-GB"/>
        </w:rPr>
        <w:t xml:space="preserve">Once again, these results highlight that </w:t>
      </w:r>
      <w:del w:id="221" w:author="Giorgio Bianchini" w:date="2017-10-29T18:42:00Z">
        <w:r w:rsidDel="007B0197">
          <w:rPr>
            <w:lang w:val="en-GB"/>
          </w:rPr>
          <w:delText>furhter</w:delText>
        </w:r>
      </w:del>
      <w:ins w:id="222" w:author="Giorgio Bianchini" w:date="2017-10-29T18:42:00Z">
        <w:r w:rsidR="007B0197">
          <w:rPr>
            <w:lang w:val="en-GB"/>
          </w:rPr>
          <w:t>further</w:t>
        </w:r>
      </w:ins>
      <w:r>
        <w:rPr>
          <w:lang w:val="en-GB"/>
        </w:rPr>
        <w:t xml:space="preserve"> studies are necessary to definitively tackle this problem.</w:t>
      </w:r>
    </w:p>
    <w:p w14:paraId="7828ACD0" w14:textId="5F7D59F5" w:rsidR="00A61929" w:rsidRDefault="00A61929">
      <w:pPr>
        <w:rPr>
          <w:lang w:val="en-GB"/>
        </w:rPr>
      </w:pPr>
      <w:r>
        <w:rPr>
          <w:lang w:val="en-GB"/>
        </w:rPr>
        <w:br w:type="page"/>
      </w:r>
    </w:p>
    <w:p w14:paraId="25EDCDFF" w14:textId="0246F48C" w:rsidR="00A61929" w:rsidRDefault="00A61929" w:rsidP="00A61929">
      <w:pPr>
        <w:pStyle w:val="Heading3"/>
        <w:rPr>
          <w:lang w:val="en-GB"/>
        </w:rPr>
      </w:pPr>
      <w:bookmarkStart w:id="223" w:name="_Toc496791491"/>
      <w:r>
        <w:rPr>
          <w:lang w:val="en-GB"/>
        </w:rPr>
        <w:lastRenderedPageBreak/>
        <w:t>CorHMM</w:t>
      </w:r>
      <w:bookmarkEnd w:id="223"/>
    </w:p>
    <w:p w14:paraId="77204572" w14:textId="0EA2E1C4" w:rsidR="00A61929" w:rsidRDefault="00A61929" w:rsidP="00A61929">
      <w:pPr>
        <w:rPr>
          <w:lang w:val="en-GB"/>
        </w:rPr>
      </w:pPr>
      <w:r>
        <w:rPr>
          <w:lang w:val="en-GB"/>
        </w:rPr>
        <w:t>Finally, we repeated the analys</w:t>
      </w:r>
      <w:r w:rsidR="00E55DE0">
        <w:rPr>
          <w:lang w:val="en-GB"/>
        </w:rPr>
        <w:t>i</w:t>
      </w:r>
      <w:r>
        <w:rPr>
          <w:lang w:val="en-GB"/>
        </w:rPr>
        <w:t xml:space="preserve">s of Nakov et al. </w:t>
      </w:r>
      <w:sdt>
        <w:sdtPr>
          <w:rPr>
            <w:lang w:val="en-GB"/>
          </w:rPr>
          <w:id w:val="-660548116"/>
          <w:citation/>
        </w:sdtPr>
        <w:sdtContent>
          <w:r>
            <w:rPr>
              <w:lang w:val="en-GB"/>
            </w:rPr>
            <w:fldChar w:fldCharType="begin"/>
          </w:r>
          <w:r w:rsidRPr="00E55DE0">
            <w:rPr>
              <w:lang w:val="en-US"/>
            </w:rPr>
            <w:instrText xml:space="preserve"> CITATION Nak17 \l 1040 </w:instrText>
          </w:r>
          <w:r>
            <w:rPr>
              <w:lang w:val="en-GB"/>
            </w:rPr>
            <w:fldChar w:fldCharType="separate"/>
          </w:r>
          <w:r w:rsidRPr="00E55DE0">
            <w:rPr>
              <w:noProof/>
              <w:lang w:val="en-US"/>
            </w:rPr>
            <w:t>[1]</w:t>
          </w:r>
          <w:r>
            <w:rPr>
              <w:lang w:val="en-GB"/>
            </w:rPr>
            <w:fldChar w:fldCharType="end"/>
          </w:r>
        </w:sdtContent>
      </w:sdt>
      <w:r>
        <w:rPr>
          <w:lang w:val="en-GB"/>
        </w:rPr>
        <w:t xml:space="preserve"> on the binary dataset using the </w:t>
      </w:r>
      <w:r w:rsidRPr="00A61929">
        <w:rPr>
          <w:rFonts w:ascii="Courier New" w:hAnsi="Courier New" w:cs="Courier New"/>
          <w:lang w:val="en-GB"/>
        </w:rPr>
        <w:t>corHMM</w:t>
      </w:r>
      <w:r>
        <w:rPr>
          <w:lang w:val="en-GB"/>
        </w:rPr>
        <w:t xml:space="preserve"> package. </w:t>
      </w:r>
      <w:r w:rsidR="00465D49" w:rsidRPr="00465D49">
        <w:rPr>
          <w:rStyle w:val="IntenseReference"/>
        </w:rPr>
        <w:fldChar w:fldCharType="begin"/>
      </w:r>
      <w:r w:rsidR="00465D49" w:rsidRPr="00DD25E6">
        <w:rPr>
          <w:rStyle w:val="IntenseReference"/>
          <w:lang w:val="en-US"/>
        </w:rPr>
        <w:instrText xml:space="preserve"> REF _Ref496537826 \h  \* MERGEFORMAT </w:instrText>
      </w:r>
      <w:r w:rsidR="00465D49" w:rsidRPr="00465D49">
        <w:rPr>
          <w:rStyle w:val="IntenseReference"/>
        </w:rPr>
      </w:r>
      <w:r w:rsidR="00465D49" w:rsidRPr="00465D49">
        <w:rPr>
          <w:rStyle w:val="IntenseReference"/>
        </w:rPr>
        <w:fldChar w:fldCharType="separate"/>
      </w:r>
      <w:ins w:id="224" w:author="Giorgio Bianchini" w:date="2017-10-29T18:39:00Z">
        <w:r w:rsidR="007B0197" w:rsidRPr="007B0197">
          <w:rPr>
            <w:rStyle w:val="IntenseReference"/>
            <w:lang w:val="en-US"/>
            <w:rPrChange w:id="225" w:author="Giorgio Bianchini" w:date="2017-10-29T18:39:00Z">
              <w:rPr>
                <w:b/>
                <w:lang w:val="en-GB"/>
              </w:rPr>
            </w:rPrChange>
          </w:rPr>
          <w:t xml:space="preserve">Table </w:t>
        </w:r>
        <w:r w:rsidR="007B0197" w:rsidRPr="007B0197">
          <w:rPr>
            <w:rStyle w:val="IntenseReference"/>
            <w:lang w:val="en-US"/>
            <w:rPrChange w:id="226" w:author="Giorgio Bianchini" w:date="2017-10-29T18:39:00Z">
              <w:rPr>
                <w:b/>
                <w:noProof/>
                <w:lang w:val="en-GB"/>
              </w:rPr>
            </w:rPrChange>
          </w:rPr>
          <w:t>17</w:t>
        </w:r>
      </w:ins>
      <w:del w:id="227" w:author="Giorgio Bianchini" w:date="2017-10-29T18:39:00Z">
        <w:r w:rsidR="002A10E6" w:rsidRPr="00C54AFB" w:rsidDel="007B0197">
          <w:rPr>
            <w:rStyle w:val="IntenseReference"/>
            <w:lang w:val="en-US"/>
            <w:rPrChange w:id="228" w:author="Giorgio Bianchini" w:date="2017-10-29T18:29:00Z">
              <w:rPr>
                <w:rStyle w:val="IntenseReference"/>
              </w:rPr>
            </w:rPrChange>
          </w:rPr>
          <w:delText xml:space="preserve">Table </w:delText>
        </w:r>
        <w:r w:rsidR="002A10E6" w:rsidRPr="000F7D59" w:rsidDel="007B0197">
          <w:rPr>
            <w:rStyle w:val="IntenseReference"/>
            <w:lang w:val="en-US"/>
          </w:rPr>
          <w:delText>17</w:delText>
        </w:r>
      </w:del>
      <w:r w:rsidR="00465D49" w:rsidRPr="00465D49">
        <w:rPr>
          <w:rStyle w:val="IntenseReference"/>
        </w:rPr>
        <w:fldChar w:fldCharType="end"/>
      </w:r>
      <w:r w:rsidR="00465D49">
        <w:rPr>
          <w:lang w:val="en-GB"/>
        </w:rPr>
        <w:t xml:space="preserve"> </w:t>
      </w:r>
      <w:r w:rsidR="00E55DE0">
        <w:rPr>
          <w:lang w:val="en-GB"/>
        </w:rPr>
        <w:t>shows the results of this analysis.</w:t>
      </w:r>
    </w:p>
    <w:tbl>
      <w:tblPr>
        <w:tblStyle w:val="ListTable4-Accent11"/>
        <w:tblW w:w="5000" w:type="pct"/>
        <w:tblLook w:val="0480" w:firstRow="0" w:lastRow="0" w:firstColumn="1" w:lastColumn="0" w:noHBand="0" w:noVBand="1"/>
      </w:tblPr>
      <w:tblGrid>
        <w:gridCol w:w="2176"/>
        <w:gridCol w:w="1768"/>
        <w:gridCol w:w="1770"/>
        <w:gridCol w:w="2071"/>
        <w:gridCol w:w="2069"/>
      </w:tblGrid>
      <w:tr w:rsidR="00E55DE0" w14:paraId="14957ACD"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shd w:val="clear" w:color="auto" w:fill="5B9BD5" w:themeFill="accent1"/>
          </w:tcPr>
          <w:p w14:paraId="5A67CF01" w14:textId="77777777" w:rsidR="00E55DE0" w:rsidRPr="005968CE" w:rsidRDefault="00E55DE0" w:rsidP="00465D49">
            <w:pPr>
              <w:jc w:val="both"/>
              <w:rPr>
                <w:color w:val="FFFFFF" w:themeColor="background1"/>
                <w:lang w:val="en-GB"/>
              </w:rPr>
            </w:pPr>
            <w:r w:rsidRPr="005968CE">
              <w:rPr>
                <w:color w:val="FFFFFF" w:themeColor="background1"/>
                <w:lang w:val="en-GB"/>
              </w:rPr>
              <w:t>Model</w:t>
            </w:r>
          </w:p>
        </w:tc>
        <w:tc>
          <w:tcPr>
            <w:tcW w:w="1795" w:type="pct"/>
            <w:gridSpan w:val="2"/>
            <w:tcBorders>
              <w:bottom w:val="single" w:sz="4" w:space="0" w:color="9CC2E5" w:themeColor="accent1" w:themeTint="99"/>
              <w:right w:val="single" w:sz="4" w:space="0" w:color="9CC2E5" w:themeColor="accent1" w:themeTint="99"/>
            </w:tcBorders>
            <w:shd w:val="clear" w:color="auto" w:fill="5B9BD5" w:themeFill="accent1"/>
          </w:tcPr>
          <w:p w14:paraId="5B7D373F" w14:textId="77777777" w:rsidR="00E55DE0" w:rsidRPr="005968CE" w:rsidRDefault="00E55DE0"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5968CE">
              <w:rPr>
                <w:b/>
                <w:color w:val="FFFFFF" w:themeColor="background1"/>
                <w:lang w:val="en-GB"/>
              </w:rPr>
              <w:t>Equal Rates (ER)</w:t>
            </w:r>
          </w:p>
        </w:tc>
        <w:tc>
          <w:tcPr>
            <w:tcW w:w="2101" w:type="pct"/>
            <w:gridSpan w:val="2"/>
            <w:tcBorders>
              <w:left w:val="single" w:sz="4" w:space="0" w:color="9CC2E5" w:themeColor="accent1" w:themeTint="99"/>
            </w:tcBorders>
            <w:shd w:val="clear" w:color="auto" w:fill="5B9BD5" w:themeFill="accent1"/>
          </w:tcPr>
          <w:p w14:paraId="6DBD5C94" w14:textId="77777777" w:rsidR="00E55DE0" w:rsidRPr="005968CE" w:rsidRDefault="00E55DE0"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5968CE">
              <w:rPr>
                <w:b/>
                <w:color w:val="FFFFFF" w:themeColor="background1"/>
                <w:lang w:val="en-GB"/>
              </w:rPr>
              <w:t>All-rates-different (ARD)</w:t>
            </w:r>
          </w:p>
        </w:tc>
      </w:tr>
      <w:tr w:rsidR="00E55DE0" w14:paraId="54F26367" w14:textId="77777777" w:rsidTr="00465D49">
        <w:trPr>
          <w:trHeight w:val="1020"/>
        </w:trPr>
        <w:tc>
          <w:tcPr>
            <w:cnfStyle w:val="001000000000" w:firstRow="0" w:lastRow="0" w:firstColumn="1" w:lastColumn="0" w:oddVBand="0" w:evenVBand="0" w:oddHBand="0" w:evenHBand="0" w:firstRowFirstColumn="0" w:firstRowLastColumn="0" w:lastRowFirstColumn="0" w:lastRowLastColumn="0"/>
            <w:tcW w:w="1104" w:type="pct"/>
            <w:vAlign w:val="center"/>
          </w:tcPr>
          <w:p w14:paraId="4594C6A4" w14:textId="77777777" w:rsidR="00E55DE0" w:rsidRDefault="00E55DE0" w:rsidP="00465D49">
            <w:pPr>
              <w:rPr>
                <w:lang w:val="en-GB"/>
              </w:rPr>
            </w:pPr>
            <w:r>
              <w:rPr>
                <w:lang w:val="en-GB"/>
              </w:rPr>
              <w:t>Maximum likelihood estimate of the rate matrix</w:t>
            </w:r>
          </w:p>
        </w:tc>
        <w:tc>
          <w:tcPr>
            <w:tcW w:w="1795" w:type="pct"/>
            <w:gridSpan w:val="2"/>
            <w:tcBorders>
              <w:righ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E55DE0" w:rsidRPr="00EF6ACE" w14:paraId="47F49DC2" w14:textId="77777777" w:rsidTr="00465D49">
              <w:trPr>
                <w:jc w:val="center"/>
              </w:trPr>
              <w:tc>
                <w:tcPr>
                  <w:tcW w:w="0" w:type="auto"/>
                  <w:tcBorders>
                    <w:top w:val="nil"/>
                    <w:left w:val="nil"/>
                    <w:bottom w:val="nil"/>
                    <w:right w:val="nil"/>
                  </w:tcBorders>
                </w:tcPr>
                <w:p w14:paraId="779555F2" w14:textId="77777777" w:rsidR="00E55DE0" w:rsidRPr="00EF6ACE" w:rsidRDefault="00E55DE0" w:rsidP="00465D49">
                  <w:pPr>
                    <w:jc w:val="center"/>
                    <w:rPr>
                      <w:rFonts w:ascii="Courier New" w:hAnsi="Courier New" w:cs="Courier New"/>
                      <w:lang w:val="en-GB"/>
                    </w:rPr>
                  </w:pPr>
                </w:p>
              </w:tc>
              <w:tc>
                <w:tcPr>
                  <w:tcW w:w="771" w:type="dxa"/>
                  <w:tcBorders>
                    <w:top w:val="nil"/>
                    <w:left w:val="nil"/>
                    <w:right w:val="nil"/>
                  </w:tcBorders>
                </w:tcPr>
                <w:p w14:paraId="370F12FC" w14:textId="77777777" w:rsidR="00E55DE0" w:rsidRPr="00EF6ACE" w:rsidRDefault="00E55DE0" w:rsidP="00465D49">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585820F1" w14:textId="77777777" w:rsidR="00E55DE0" w:rsidRPr="00EF6ACE" w:rsidRDefault="00E55DE0" w:rsidP="00465D49">
                  <w:pPr>
                    <w:jc w:val="center"/>
                    <w:rPr>
                      <w:rFonts w:cstheme="minorHAnsi"/>
                      <w:lang w:val="en-GB"/>
                    </w:rPr>
                  </w:pPr>
                  <w:r w:rsidRPr="00EF6ACE">
                    <w:rPr>
                      <w:rFonts w:cstheme="minorHAnsi"/>
                      <w:lang w:val="en-GB"/>
                    </w:rPr>
                    <w:t>1</w:t>
                  </w:r>
                </w:p>
              </w:tc>
            </w:tr>
            <w:tr w:rsidR="00E55DE0" w:rsidRPr="00EF6ACE" w14:paraId="79D4A5C6" w14:textId="77777777" w:rsidTr="00E55DE0">
              <w:trPr>
                <w:jc w:val="center"/>
              </w:trPr>
              <w:tc>
                <w:tcPr>
                  <w:tcW w:w="0" w:type="auto"/>
                  <w:tcBorders>
                    <w:top w:val="nil"/>
                    <w:left w:val="nil"/>
                    <w:bottom w:val="nil"/>
                  </w:tcBorders>
                </w:tcPr>
                <w:p w14:paraId="0E54FE03" w14:textId="77777777" w:rsidR="00E55DE0" w:rsidRPr="00EF6ACE" w:rsidRDefault="00E55DE0" w:rsidP="00E55DE0">
                  <w:pPr>
                    <w:jc w:val="center"/>
                    <w:rPr>
                      <w:rFonts w:cstheme="minorHAnsi"/>
                      <w:lang w:val="en-GB"/>
                    </w:rPr>
                  </w:pPr>
                  <w:r w:rsidRPr="00EF6ACE">
                    <w:rPr>
                      <w:rFonts w:cstheme="minorHAnsi"/>
                      <w:lang w:val="en-GB"/>
                    </w:rPr>
                    <w:t>0</w:t>
                  </w:r>
                </w:p>
              </w:tc>
              <w:tc>
                <w:tcPr>
                  <w:tcW w:w="771" w:type="dxa"/>
                  <w:vAlign w:val="center"/>
                </w:tcPr>
                <w:p w14:paraId="6DA16718" w14:textId="78CDCF5D"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-0,466</w:t>
                  </w:r>
                </w:p>
              </w:tc>
              <w:tc>
                <w:tcPr>
                  <w:tcW w:w="771" w:type="dxa"/>
                  <w:shd w:val="clear" w:color="auto" w:fill="DEEAF6" w:themeFill="accent1" w:themeFillTint="33"/>
                  <w:vAlign w:val="center"/>
                </w:tcPr>
                <w:p w14:paraId="63FCF1C9" w14:textId="2FA6983F"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0,466</w:t>
                  </w:r>
                </w:p>
              </w:tc>
            </w:tr>
            <w:tr w:rsidR="00E55DE0" w:rsidRPr="00EF6ACE" w14:paraId="69DA5E5E" w14:textId="77777777" w:rsidTr="00E55DE0">
              <w:trPr>
                <w:jc w:val="center"/>
              </w:trPr>
              <w:tc>
                <w:tcPr>
                  <w:tcW w:w="0" w:type="auto"/>
                  <w:tcBorders>
                    <w:top w:val="nil"/>
                    <w:left w:val="nil"/>
                    <w:bottom w:val="nil"/>
                  </w:tcBorders>
                  <w:shd w:val="clear" w:color="auto" w:fill="auto"/>
                </w:tcPr>
                <w:p w14:paraId="6DE8A380" w14:textId="77777777" w:rsidR="00E55DE0" w:rsidRPr="00EF6ACE" w:rsidRDefault="00E55DE0" w:rsidP="00E55DE0">
                  <w:pPr>
                    <w:jc w:val="center"/>
                    <w:rPr>
                      <w:rFonts w:cstheme="minorHAnsi"/>
                      <w:lang w:val="en-GB"/>
                    </w:rPr>
                  </w:pPr>
                  <w:r w:rsidRPr="00EF6ACE">
                    <w:rPr>
                      <w:rFonts w:cstheme="minorHAnsi"/>
                      <w:lang w:val="en-GB"/>
                    </w:rPr>
                    <w:t>1</w:t>
                  </w:r>
                </w:p>
              </w:tc>
              <w:tc>
                <w:tcPr>
                  <w:tcW w:w="771" w:type="dxa"/>
                  <w:shd w:val="clear" w:color="auto" w:fill="DEEAF6" w:themeFill="accent1" w:themeFillTint="33"/>
                  <w:vAlign w:val="center"/>
                </w:tcPr>
                <w:p w14:paraId="10D54809" w14:textId="0D57B861"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0,466</w:t>
                  </w:r>
                </w:p>
              </w:tc>
              <w:tc>
                <w:tcPr>
                  <w:tcW w:w="771" w:type="dxa"/>
                  <w:vAlign w:val="center"/>
                </w:tcPr>
                <w:p w14:paraId="61392F59" w14:textId="066CC279"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-0,466</w:t>
                  </w:r>
                </w:p>
              </w:tc>
            </w:tr>
          </w:tbl>
          <w:p w14:paraId="796331B5" w14:textId="77777777" w:rsidR="00E55DE0" w:rsidRDefault="00E55DE0"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01" w:type="pct"/>
            <w:gridSpan w:val="2"/>
            <w:tcBorders>
              <w:left w:val="single" w:sz="4" w:space="0" w:color="5B9BD5" w:themeColor="accent1"/>
            </w:tcBorders>
            <w:vAlign w:val="center"/>
          </w:tcPr>
          <w:tbl>
            <w:tblPr>
              <w:tblStyle w:val="TableGrid"/>
              <w:tblW w:w="0" w:type="auto"/>
              <w:jc w:val="center"/>
              <w:tblLook w:val="04A0" w:firstRow="1" w:lastRow="0" w:firstColumn="1" w:lastColumn="0" w:noHBand="0" w:noVBand="1"/>
            </w:tblPr>
            <w:tblGrid>
              <w:gridCol w:w="328"/>
              <w:gridCol w:w="681"/>
              <w:gridCol w:w="681"/>
            </w:tblGrid>
            <w:tr w:rsidR="00E55DE0" w:rsidRPr="00EF6ACE" w14:paraId="22AC33A6" w14:textId="77777777" w:rsidTr="00465D49">
              <w:trPr>
                <w:jc w:val="center"/>
              </w:trPr>
              <w:tc>
                <w:tcPr>
                  <w:tcW w:w="0" w:type="auto"/>
                  <w:tcBorders>
                    <w:top w:val="nil"/>
                    <w:left w:val="nil"/>
                    <w:bottom w:val="nil"/>
                    <w:right w:val="nil"/>
                  </w:tcBorders>
                </w:tcPr>
                <w:p w14:paraId="6D76ECBB" w14:textId="77777777" w:rsidR="00E55DE0" w:rsidRPr="00EF6ACE" w:rsidRDefault="00E55DE0" w:rsidP="00465D49">
                  <w:pPr>
                    <w:jc w:val="center"/>
                    <w:rPr>
                      <w:rFonts w:ascii="Courier New" w:hAnsi="Courier New" w:cs="Courier New"/>
                      <w:lang w:val="en-GB"/>
                    </w:rPr>
                  </w:pPr>
                </w:p>
              </w:tc>
              <w:tc>
                <w:tcPr>
                  <w:tcW w:w="0" w:type="auto"/>
                  <w:tcBorders>
                    <w:top w:val="nil"/>
                    <w:left w:val="nil"/>
                    <w:right w:val="nil"/>
                  </w:tcBorders>
                </w:tcPr>
                <w:p w14:paraId="0664A511" w14:textId="77777777" w:rsidR="00E55DE0" w:rsidRPr="00EF6ACE" w:rsidRDefault="00E55DE0" w:rsidP="00465D49">
                  <w:pPr>
                    <w:jc w:val="center"/>
                    <w:rPr>
                      <w:rFonts w:cstheme="minorHAnsi"/>
                      <w:lang w:val="en-GB"/>
                    </w:rPr>
                  </w:pPr>
                  <w:r w:rsidRPr="00EF6ACE">
                    <w:rPr>
                      <w:rFonts w:cstheme="minorHAnsi"/>
                      <w:lang w:val="en-GB"/>
                    </w:rPr>
                    <w:t>0</w:t>
                  </w:r>
                </w:p>
              </w:tc>
              <w:tc>
                <w:tcPr>
                  <w:tcW w:w="0" w:type="auto"/>
                  <w:tcBorders>
                    <w:top w:val="nil"/>
                    <w:left w:val="nil"/>
                    <w:right w:val="nil"/>
                  </w:tcBorders>
                  <w:shd w:val="clear" w:color="auto" w:fill="auto"/>
                </w:tcPr>
                <w:p w14:paraId="5E1D3CA3" w14:textId="77777777" w:rsidR="00E55DE0" w:rsidRPr="00EF6ACE" w:rsidRDefault="00E55DE0" w:rsidP="00465D49">
                  <w:pPr>
                    <w:jc w:val="center"/>
                    <w:rPr>
                      <w:rFonts w:cstheme="minorHAnsi"/>
                      <w:lang w:val="en-GB"/>
                    </w:rPr>
                  </w:pPr>
                  <w:r w:rsidRPr="00EF6ACE">
                    <w:rPr>
                      <w:rFonts w:cstheme="minorHAnsi"/>
                      <w:lang w:val="en-GB"/>
                    </w:rPr>
                    <w:t>1</w:t>
                  </w:r>
                </w:p>
              </w:tc>
            </w:tr>
            <w:tr w:rsidR="00E55DE0" w:rsidRPr="00EF6ACE" w14:paraId="268874B8" w14:textId="77777777" w:rsidTr="00E55DE0">
              <w:trPr>
                <w:jc w:val="center"/>
              </w:trPr>
              <w:tc>
                <w:tcPr>
                  <w:tcW w:w="0" w:type="auto"/>
                  <w:tcBorders>
                    <w:top w:val="nil"/>
                    <w:left w:val="nil"/>
                    <w:bottom w:val="nil"/>
                  </w:tcBorders>
                </w:tcPr>
                <w:p w14:paraId="43463980" w14:textId="77777777" w:rsidR="00E55DE0" w:rsidRPr="00EF6ACE" w:rsidRDefault="00E55DE0" w:rsidP="00E55DE0">
                  <w:pPr>
                    <w:jc w:val="center"/>
                    <w:rPr>
                      <w:rFonts w:cstheme="minorHAnsi"/>
                      <w:lang w:val="en-GB"/>
                    </w:rPr>
                  </w:pPr>
                  <w:r w:rsidRPr="00EF6ACE">
                    <w:rPr>
                      <w:rFonts w:cstheme="minorHAnsi"/>
                      <w:lang w:val="en-GB"/>
                    </w:rPr>
                    <w:t>0</w:t>
                  </w:r>
                </w:p>
              </w:tc>
              <w:tc>
                <w:tcPr>
                  <w:tcW w:w="0" w:type="auto"/>
                  <w:vAlign w:val="center"/>
                </w:tcPr>
                <w:p w14:paraId="7818C74D" w14:textId="3ED1682F"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-0,160</w:t>
                  </w:r>
                </w:p>
              </w:tc>
              <w:tc>
                <w:tcPr>
                  <w:tcW w:w="0" w:type="auto"/>
                  <w:shd w:val="clear" w:color="auto" w:fill="EDE2F6"/>
                  <w:vAlign w:val="center"/>
                </w:tcPr>
                <w:p w14:paraId="69A2D313" w14:textId="68D365EB"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0,160</w:t>
                  </w:r>
                </w:p>
              </w:tc>
            </w:tr>
            <w:tr w:rsidR="00E55DE0" w:rsidRPr="00EF6ACE" w14:paraId="2AAFE1A8" w14:textId="77777777" w:rsidTr="00E55DE0">
              <w:trPr>
                <w:jc w:val="center"/>
              </w:trPr>
              <w:tc>
                <w:tcPr>
                  <w:tcW w:w="0" w:type="auto"/>
                  <w:tcBorders>
                    <w:top w:val="nil"/>
                    <w:left w:val="nil"/>
                    <w:bottom w:val="nil"/>
                  </w:tcBorders>
                  <w:shd w:val="clear" w:color="auto" w:fill="auto"/>
                </w:tcPr>
                <w:p w14:paraId="5BF27123" w14:textId="77777777" w:rsidR="00E55DE0" w:rsidRPr="00EF6ACE" w:rsidRDefault="00E55DE0" w:rsidP="00E55DE0">
                  <w:pPr>
                    <w:jc w:val="center"/>
                    <w:rPr>
                      <w:rFonts w:cstheme="minorHAnsi"/>
                      <w:lang w:val="en-GB"/>
                    </w:rPr>
                  </w:pPr>
                  <w:r w:rsidRPr="00EF6ACE">
                    <w:rPr>
                      <w:rFonts w:cstheme="minorHAnsi"/>
                      <w:lang w:val="en-GB"/>
                    </w:rPr>
                    <w:t>1</w:t>
                  </w:r>
                </w:p>
              </w:tc>
              <w:tc>
                <w:tcPr>
                  <w:tcW w:w="0" w:type="auto"/>
                  <w:shd w:val="clear" w:color="auto" w:fill="DEEAF6" w:themeFill="accent1" w:themeFillTint="33"/>
                  <w:vAlign w:val="center"/>
                </w:tcPr>
                <w:p w14:paraId="7EEB31B0" w14:textId="5E61F7D1"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0,575</w:t>
                  </w:r>
                </w:p>
              </w:tc>
              <w:tc>
                <w:tcPr>
                  <w:tcW w:w="0" w:type="auto"/>
                  <w:vAlign w:val="center"/>
                </w:tcPr>
                <w:p w14:paraId="1FDE354F" w14:textId="42F43B4F" w:rsidR="00E55DE0" w:rsidRPr="00E55DE0" w:rsidRDefault="00E55DE0" w:rsidP="00E55DE0">
                  <w:pPr>
                    <w:jc w:val="center"/>
                    <w:rPr>
                      <w:rFonts w:ascii="Calibri" w:hAnsi="Calibri" w:cs="Calibri"/>
                      <w:color w:val="000000"/>
                      <w:sz w:val="18"/>
                      <w:szCs w:val="18"/>
                    </w:rPr>
                  </w:pPr>
                  <w:r w:rsidRPr="00E55DE0">
                    <w:rPr>
                      <w:rFonts w:ascii="Calibri" w:hAnsi="Calibri" w:cs="Calibri"/>
                      <w:color w:val="000000"/>
                      <w:sz w:val="18"/>
                    </w:rPr>
                    <w:t>-0,575</w:t>
                  </w:r>
                </w:p>
              </w:tc>
            </w:tr>
          </w:tbl>
          <w:p w14:paraId="3870A839" w14:textId="77777777" w:rsidR="00E55DE0" w:rsidRDefault="00E55DE0"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r>
      <w:tr w:rsidR="00E55DE0" w14:paraId="3FD61F47" w14:textId="77777777" w:rsidTr="00E5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tcPr>
          <w:p w14:paraId="71DC584E" w14:textId="77777777" w:rsidR="00E55DE0" w:rsidRDefault="00E55DE0" w:rsidP="00465D49">
            <w:pPr>
              <w:jc w:val="both"/>
              <w:rPr>
                <w:lang w:val="en-GB"/>
              </w:rPr>
            </w:pPr>
            <w:r w:rsidRPr="00152CBB">
              <w:rPr>
                <w:lang w:val="en-GB"/>
              </w:rPr>
              <w:t>Node</w:t>
            </w:r>
          </w:p>
        </w:tc>
        <w:tc>
          <w:tcPr>
            <w:tcW w:w="897" w:type="pct"/>
          </w:tcPr>
          <w:p w14:paraId="2D34AC23" w14:textId="77777777" w:rsidR="00E55DE0" w:rsidRDefault="00E55DE0"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f</w:t>
            </w:r>
          </w:p>
        </w:tc>
        <w:tc>
          <w:tcPr>
            <w:tcW w:w="898" w:type="pct"/>
            <w:tcBorders>
              <w:right w:val="single" w:sz="4" w:space="0" w:color="5B9BD5" w:themeColor="accent1"/>
            </w:tcBorders>
          </w:tcPr>
          <w:p w14:paraId="58BC81AC" w14:textId="77777777" w:rsidR="00E55DE0" w:rsidRDefault="00E55DE0"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m</w:t>
            </w:r>
          </w:p>
        </w:tc>
        <w:tc>
          <w:tcPr>
            <w:tcW w:w="1051" w:type="pct"/>
            <w:tcBorders>
              <w:left w:val="single" w:sz="4" w:space="0" w:color="5B9BD5" w:themeColor="accent1"/>
            </w:tcBorders>
          </w:tcPr>
          <w:p w14:paraId="52C77DD9" w14:textId="77777777" w:rsidR="00E55DE0" w:rsidRDefault="00E55DE0"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f</w:t>
            </w:r>
          </w:p>
        </w:tc>
        <w:tc>
          <w:tcPr>
            <w:tcW w:w="1050" w:type="pct"/>
          </w:tcPr>
          <w:p w14:paraId="4A33C9EB" w14:textId="77777777" w:rsidR="00E55DE0" w:rsidRDefault="00E55DE0" w:rsidP="00465D49">
            <w:pPr>
              <w:jc w:val="center"/>
              <w:cnfStyle w:val="000000100000" w:firstRow="0" w:lastRow="0" w:firstColumn="0" w:lastColumn="0" w:oddVBand="0" w:evenVBand="0" w:oddHBand="1" w:evenHBand="0" w:firstRowFirstColumn="0" w:firstRowLastColumn="0" w:lastRowFirstColumn="0" w:lastRowLastColumn="0"/>
              <w:rPr>
                <w:lang w:val="en-GB"/>
              </w:rPr>
            </w:pPr>
            <w:r w:rsidRPr="001B67E7">
              <w:rPr>
                <w:b/>
                <w:lang w:val="en-GB"/>
              </w:rPr>
              <w:t>P</w:t>
            </w:r>
            <w:r w:rsidRPr="001B67E7">
              <w:rPr>
                <w:b/>
                <w:vertAlign w:val="subscript"/>
                <w:lang w:val="en-GB"/>
              </w:rPr>
              <w:t>m</w:t>
            </w:r>
          </w:p>
        </w:tc>
      </w:tr>
      <w:tr w:rsidR="00E55DE0" w14:paraId="18A3E649" w14:textId="77777777" w:rsidTr="00E55DE0">
        <w:tc>
          <w:tcPr>
            <w:cnfStyle w:val="001000000000" w:firstRow="0" w:lastRow="0" w:firstColumn="1" w:lastColumn="0" w:oddVBand="0" w:evenVBand="0" w:oddHBand="0" w:evenHBand="0" w:firstRowFirstColumn="0" w:firstRowLastColumn="0" w:lastRowFirstColumn="0" w:lastRowLastColumn="0"/>
            <w:tcW w:w="1104" w:type="pct"/>
          </w:tcPr>
          <w:p w14:paraId="147AB7A5" w14:textId="77777777" w:rsidR="00E55DE0" w:rsidRDefault="00E55DE0" w:rsidP="00E55DE0">
            <w:pPr>
              <w:jc w:val="both"/>
              <w:rPr>
                <w:lang w:val="en-GB"/>
              </w:rPr>
            </w:pPr>
            <w:r w:rsidRPr="00152CBB">
              <w:rPr>
                <w:lang w:val="en-GB"/>
              </w:rPr>
              <w:t>Root</w:t>
            </w:r>
          </w:p>
        </w:tc>
        <w:tc>
          <w:tcPr>
            <w:tcW w:w="897" w:type="pct"/>
            <w:vAlign w:val="bottom"/>
          </w:tcPr>
          <w:p w14:paraId="42E3E80B" w14:textId="0ECB2696"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0.772</w:t>
            </w:r>
          </w:p>
        </w:tc>
        <w:tc>
          <w:tcPr>
            <w:tcW w:w="898" w:type="pct"/>
            <w:tcBorders>
              <w:right w:val="single" w:sz="4" w:space="0" w:color="5B9BD5" w:themeColor="accent1"/>
            </w:tcBorders>
            <w:vAlign w:val="bottom"/>
          </w:tcPr>
          <w:p w14:paraId="3C49C331" w14:textId="2432F3E0"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0.228</w:t>
            </w:r>
          </w:p>
        </w:tc>
        <w:tc>
          <w:tcPr>
            <w:tcW w:w="1051" w:type="pct"/>
            <w:tcBorders>
              <w:left w:val="single" w:sz="4" w:space="0" w:color="5B9BD5" w:themeColor="accent1"/>
            </w:tcBorders>
            <w:vAlign w:val="bottom"/>
          </w:tcPr>
          <w:p w14:paraId="74D1F66E" w14:textId="35165B56"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0.001</w:t>
            </w:r>
          </w:p>
        </w:tc>
        <w:tc>
          <w:tcPr>
            <w:tcW w:w="1050" w:type="pct"/>
            <w:vAlign w:val="bottom"/>
          </w:tcPr>
          <w:p w14:paraId="35E7CCAD" w14:textId="56AA9C0A"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0.999</w:t>
            </w:r>
          </w:p>
        </w:tc>
      </w:tr>
      <w:tr w:rsidR="00E55DE0" w14:paraId="555732D9" w14:textId="77777777" w:rsidTr="00E5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pct"/>
          </w:tcPr>
          <w:p w14:paraId="62C64566" w14:textId="77777777" w:rsidR="00E55DE0" w:rsidRDefault="00E55DE0" w:rsidP="00E55DE0">
            <w:pPr>
              <w:jc w:val="both"/>
              <w:rPr>
                <w:lang w:val="en-GB"/>
              </w:rPr>
            </w:pPr>
            <w:r w:rsidRPr="00152CBB">
              <w:rPr>
                <w:lang w:val="en-GB"/>
              </w:rPr>
              <w:t>G+A</w:t>
            </w:r>
          </w:p>
        </w:tc>
        <w:tc>
          <w:tcPr>
            <w:tcW w:w="897" w:type="pct"/>
            <w:vAlign w:val="bottom"/>
          </w:tcPr>
          <w:p w14:paraId="6B6153D0" w14:textId="74ABF023" w:rsidR="00E55DE0" w:rsidRDefault="00E55DE0" w:rsidP="00E55DE0">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0.650</w:t>
            </w:r>
          </w:p>
        </w:tc>
        <w:tc>
          <w:tcPr>
            <w:tcW w:w="898" w:type="pct"/>
            <w:tcBorders>
              <w:right w:val="single" w:sz="4" w:space="0" w:color="5B9BD5" w:themeColor="accent1"/>
            </w:tcBorders>
            <w:vAlign w:val="bottom"/>
          </w:tcPr>
          <w:p w14:paraId="0FD932C6" w14:textId="3E9BFCEB" w:rsidR="00E55DE0" w:rsidRDefault="00E55DE0" w:rsidP="00E55DE0">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0.350</w:t>
            </w:r>
          </w:p>
        </w:tc>
        <w:tc>
          <w:tcPr>
            <w:tcW w:w="1051" w:type="pct"/>
            <w:tcBorders>
              <w:left w:val="single" w:sz="4" w:space="0" w:color="5B9BD5" w:themeColor="accent1"/>
            </w:tcBorders>
            <w:vAlign w:val="bottom"/>
          </w:tcPr>
          <w:p w14:paraId="1A7D921A" w14:textId="7273B65A" w:rsidR="00E55DE0" w:rsidRDefault="00E55DE0" w:rsidP="00E55DE0">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0.025</w:t>
            </w:r>
          </w:p>
        </w:tc>
        <w:tc>
          <w:tcPr>
            <w:tcW w:w="1050" w:type="pct"/>
            <w:vAlign w:val="bottom"/>
          </w:tcPr>
          <w:p w14:paraId="5E5A9D73" w14:textId="7423E138" w:rsidR="00E55DE0" w:rsidRDefault="00E55DE0" w:rsidP="00E55DE0">
            <w:pPr>
              <w:jc w:val="center"/>
              <w:cnfStyle w:val="000000100000" w:firstRow="0" w:lastRow="0" w:firstColumn="0" w:lastColumn="0" w:oddVBand="0" w:evenVBand="0" w:oddHBand="1" w:evenHBand="0" w:firstRowFirstColumn="0" w:firstRowLastColumn="0" w:lastRowFirstColumn="0" w:lastRowLastColumn="0"/>
              <w:rPr>
                <w:lang w:val="en-GB"/>
              </w:rPr>
            </w:pPr>
            <w:r>
              <w:rPr>
                <w:rFonts w:ascii="Calibri" w:hAnsi="Calibri" w:cs="Calibri"/>
                <w:color w:val="000000"/>
              </w:rPr>
              <w:t>0.975</w:t>
            </w:r>
          </w:p>
        </w:tc>
      </w:tr>
      <w:tr w:rsidR="00E55DE0" w14:paraId="6A2E0F60" w14:textId="77777777" w:rsidTr="00E55DE0">
        <w:tc>
          <w:tcPr>
            <w:cnfStyle w:val="001000000000" w:firstRow="0" w:lastRow="0" w:firstColumn="1" w:lastColumn="0" w:oddVBand="0" w:evenVBand="0" w:oddHBand="0" w:evenHBand="0" w:firstRowFirstColumn="0" w:firstRowLastColumn="0" w:lastRowFirstColumn="0" w:lastRowLastColumn="0"/>
            <w:tcW w:w="1104" w:type="pct"/>
          </w:tcPr>
          <w:p w14:paraId="0D468228" w14:textId="77777777" w:rsidR="00E55DE0" w:rsidRDefault="00E55DE0" w:rsidP="00E55DE0">
            <w:pPr>
              <w:jc w:val="both"/>
              <w:rPr>
                <w:lang w:val="en-GB"/>
              </w:rPr>
            </w:pPr>
            <w:r w:rsidRPr="00152CBB">
              <w:rPr>
                <w:lang w:val="en-GB"/>
              </w:rPr>
              <w:t>A</w:t>
            </w:r>
          </w:p>
        </w:tc>
        <w:tc>
          <w:tcPr>
            <w:tcW w:w="897" w:type="pct"/>
            <w:vAlign w:val="bottom"/>
          </w:tcPr>
          <w:p w14:paraId="64FBEB68" w14:textId="2B5B25C8"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0.647</w:t>
            </w:r>
          </w:p>
        </w:tc>
        <w:tc>
          <w:tcPr>
            <w:tcW w:w="898" w:type="pct"/>
            <w:tcBorders>
              <w:right w:val="single" w:sz="4" w:space="0" w:color="5B9BD5" w:themeColor="accent1"/>
            </w:tcBorders>
            <w:vAlign w:val="bottom"/>
          </w:tcPr>
          <w:p w14:paraId="2F82DB6F" w14:textId="44005937"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0.353</w:t>
            </w:r>
          </w:p>
        </w:tc>
        <w:tc>
          <w:tcPr>
            <w:tcW w:w="1051" w:type="pct"/>
            <w:tcBorders>
              <w:left w:val="single" w:sz="4" w:space="0" w:color="5B9BD5" w:themeColor="accent1"/>
            </w:tcBorders>
            <w:vAlign w:val="bottom"/>
          </w:tcPr>
          <w:p w14:paraId="4A290552" w14:textId="200F67E7" w:rsidR="00E55DE0" w:rsidRDefault="00E55DE0" w:rsidP="00E55DE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0.037</w:t>
            </w:r>
          </w:p>
        </w:tc>
        <w:tc>
          <w:tcPr>
            <w:tcW w:w="1050" w:type="pct"/>
            <w:vAlign w:val="bottom"/>
          </w:tcPr>
          <w:p w14:paraId="22BDE605" w14:textId="68E7B8A8" w:rsidR="00E55DE0" w:rsidRDefault="00E55DE0" w:rsidP="00E55DE0">
            <w:pPr>
              <w:keepNext/>
              <w:jc w:val="center"/>
              <w:cnfStyle w:val="000000000000" w:firstRow="0" w:lastRow="0" w:firstColumn="0" w:lastColumn="0" w:oddVBand="0" w:evenVBand="0" w:oddHBand="0" w:evenHBand="0" w:firstRowFirstColumn="0" w:firstRowLastColumn="0" w:lastRowFirstColumn="0" w:lastRowLastColumn="0"/>
              <w:rPr>
                <w:lang w:val="en-GB"/>
              </w:rPr>
            </w:pPr>
            <w:r>
              <w:rPr>
                <w:rFonts w:ascii="Calibri" w:hAnsi="Calibri" w:cs="Calibri"/>
                <w:color w:val="000000"/>
              </w:rPr>
              <w:t>0.963</w:t>
            </w:r>
          </w:p>
        </w:tc>
      </w:tr>
    </w:tbl>
    <w:p w14:paraId="0410D39C" w14:textId="3A26ECA1" w:rsidR="00E55DE0" w:rsidRPr="00B77C16" w:rsidRDefault="00E55DE0" w:rsidP="00E55DE0">
      <w:pPr>
        <w:pStyle w:val="Caption"/>
        <w:rPr>
          <w:lang w:val="en-GB"/>
        </w:rPr>
      </w:pPr>
      <w:bookmarkStart w:id="229" w:name="_Ref496537826"/>
      <w:r w:rsidRPr="00B77C16">
        <w:rPr>
          <w:b/>
          <w:lang w:val="en-GB"/>
        </w:rPr>
        <w:t xml:space="preserve">Table </w:t>
      </w:r>
      <w:r w:rsidRPr="00B77C16">
        <w:rPr>
          <w:b/>
          <w:lang w:val="en-GB"/>
        </w:rPr>
        <w:fldChar w:fldCharType="begin"/>
      </w:r>
      <w:r w:rsidRPr="00B77C16">
        <w:rPr>
          <w:b/>
          <w:lang w:val="en-GB"/>
        </w:rPr>
        <w:instrText xml:space="preserve"> SEQ Table \* ARABIC </w:instrText>
      </w:r>
      <w:r w:rsidRPr="00B77C16">
        <w:rPr>
          <w:b/>
          <w:lang w:val="en-GB"/>
        </w:rPr>
        <w:fldChar w:fldCharType="separate"/>
      </w:r>
      <w:r w:rsidR="007B0197">
        <w:rPr>
          <w:b/>
          <w:noProof/>
          <w:lang w:val="en-GB"/>
        </w:rPr>
        <w:t>17</w:t>
      </w:r>
      <w:r w:rsidRPr="00B77C16">
        <w:rPr>
          <w:b/>
          <w:lang w:val="en-GB"/>
        </w:rPr>
        <w:fldChar w:fldCharType="end"/>
      </w:r>
      <w:bookmarkEnd w:id="229"/>
      <w:r w:rsidRPr="00B77C16">
        <w:rPr>
          <w:lang w:val="en-GB"/>
        </w:rPr>
        <w:t xml:space="preserve">: </w:t>
      </w:r>
      <w:r w:rsidRPr="00B77C16">
        <w:rPr>
          <w:i w:val="0"/>
          <w:lang w:val="en-GB"/>
        </w:rPr>
        <w:t xml:space="preserve">Results of the </w:t>
      </w:r>
      <w:r w:rsidR="00465D49">
        <w:rPr>
          <w:rFonts w:ascii="Courier New" w:hAnsi="Courier New" w:cs="Courier New"/>
          <w:i w:val="0"/>
          <w:lang w:val="en-GB"/>
        </w:rPr>
        <w:t>corHMM</w:t>
      </w:r>
      <w:r w:rsidRPr="00B77C16">
        <w:rPr>
          <w:i w:val="0"/>
          <w:lang w:val="en-GB"/>
        </w:rPr>
        <w:t xml:space="preserve"> analysis on the binary dataset.</w:t>
      </w:r>
    </w:p>
    <w:p w14:paraId="1D5A24A2" w14:textId="5DF84B08" w:rsidR="00E55DE0" w:rsidRDefault="00E55DE0" w:rsidP="00A61929">
      <w:pPr>
        <w:rPr>
          <w:lang w:val="en-GB"/>
        </w:rPr>
      </w:pPr>
      <w:r>
        <w:rPr>
          <w:lang w:val="en-GB"/>
        </w:rPr>
        <w:t xml:space="preserve">These results are similar to those obtained using </w:t>
      </w:r>
      <w:r w:rsidRPr="00E55DE0">
        <w:rPr>
          <w:rFonts w:ascii="Courier New" w:hAnsi="Courier New" w:cs="Courier New"/>
          <w:lang w:val="en-GB"/>
        </w:rPr>
        <w:t>phytools</w:t>
      </w:r>
      <w:r>
        <w:rPr>
          <w:lang w:val="en-GB"/>
        </w:rPr>
        <w:t xml:space="preserve"> and those reported by Nakov et al. </w:t>
      </w:r>
      <w:sdt>
        <w:sdtPr>
          <w:rPr>
            <w:lang w:val="en-GB"/>
          </w:rPr>
          <w:id w:val="-553695297"/>
          <w:citation/>
        </w:sdtPr>
        <w:sdtContent>
          <w:r>
            <w:rPr>
              <w:lang w:val="en-GB"/>
            </w:rPr>
            <w:fldChar w:fldCharType="begin"/>
          </w:r>
          <w:r w:rsidRPr="00DD25E6">
            <w:rPr>
              <w:lang w:val="en-US"/>
            </w:rPr>
            <w:instrText xml:space="preserve"> CITATION Nak17 \l 1040 </w:instrText>
          </w:r>
          <w:r>
            <w:rPr>
              <w:lang w:val="en-GB"/>
            </w:rPr>
            <w:fldChar w:fldCharType="separate"/>
          </w:r>
          <w:r w:rsidRPr="00E55DE0">
            <w:rPr>
              <w:noProof/>
              <w:lang w:val="en-US"/>
            </w:rPr>
            <w:t>[1]</w:t>
          </w:r>
          <w:r>
            <w:rPr>
              <w:lang w:val="en-GB"/>
            </w:rPr>
            <w:fldChar w:fldCharType="end"/>
          </w:r>
        </w:sdtContent>
      </w:sdt>
      <w:r>
        <w:rPr>
          <w:lang w:val="en-GB"/>
        </w:rPr>
        <w:t xml:space="preserve">, and show once again that different models provide </w:t>
      </w:r>
      <w:r w:rsidR="00742641">
        <w:rPr>
          <w:lang w:val="en-GB"/>
        </w:rPr>
        <w:t xml:space="preserve">very </w:t>
      </w:r>
      <w:r>
        <w:rPr>
          <w:lang w:val="en-GB"/>
        </w:rPr>
        <w:t>different results.</w:t>
      </w:r>
    </w:p>
    <w:p w14:paraId="60F89DB8" w14:textId="04BE454D" w:rsidR="00E55DE0" w:rsidRDefault="00465D49" w:rsidP="00A61929">
      <w:pPr>
        <w:rPr>
          <w:lang w:val="en-GB"/>
        </w:rPr>
      </w:pPr>
      <w:r>
        <w:rPr>
          <w:lang w:val="en-GB"/>
        </w:rPr>
        <w:t>To assess which model best fits the data, we performed a likelihood analysis (</w:t>
      </w:r>
      <w:r w:rsidRPr="00465D49">
        <w:rPr>
          <w:rStyle w:val="IntenseReference"/>
        </w:rPr>
        <w:fldChar w:fldCharType="begin"/>
      </w:r>
      <w:r w:rsidRPr="00465D49">
        <w:rPr>
          <w:rStyle w:val="IntenseReference"/>
          <w:lang w:val="en-US"/>
        </w:rPr>
        <w:instrText xml:space="preserve"> REF _Ref496537989 \h  \* MERGEFORMAT </w:instrText>
      </w:r>
      <w:r w:rsidRPr="00465D49">
        <w:rPr>
          <w:rStyle w:val="IntenseReference"/>
        </w:rPr>
      </w:r>
      <w:r w:rsidRPr="00465D49">
        <w:rPr>
          <w:rStyle w:val="IntenseReference"/>
        </w:rPr>
        <w:fldChar w:fldCharType="separate"/>
      </w:r>
      <w:ins w:id="230" w:author="Giorgio Bianchini" w:date="2017-10-29T18:39:00Z">
        <w:r w:rsidR="007B0197" w:rsidRPr="007B0197">
          <w:rPr>
            <w:rStyle w:val="IntenseReference"/>
            <w:lang w:val="en-US"/>
            <w:rPrChange w:id="231" w:author="Giorgio Bianchini" w:date="2017-10-29T18:39:00Z">
              <w:rPr>
                <w:b/>
                <w:lang w:val="en-GB"/>
              </w:rPr>
            </w:rPrChange>
          </w:rPr>
          <w:t xml:space="preserve">Table </w:t>
        </w:r>
        <w:r w:rsidR="007B0197" w:rsidRPr="007B0197">
          <w:rPr>
            <w:rStyle w:val="IntenseReference"/>
            <w:lang w:val="en-US"/>
            <w:rPrChange w:id="232" w:author="Giorgio Bianchini" w:date="2017-10-29T18:39:00Z">
              <w:rPr>
                <w:b/>
                <w:noProof/>
                <w:lang w:val="en-GB"/>
              </w:rPr>
            </w:rPrChange>
          </w:rPr>
          <w:t>18</w:t>
        </w:r>
      </w:ins>
      <w:del w:id="233" w:author="Giorgio Bianchini" w:date="2017-10-29T18:39:00Z">
        <w:r w:rsidR="002A10E6" w:rsidRPr="00C54AFB" w:rsidDel="007B0197">
          <w:rPr>
            <w:rStyle w:val="IntenseReference"/>
            <w:lang w:val="en-US"/>
          </w:rPr>
          <w:delText xml:space="preserve">Table </w:delText>
        </w:r>
        <w:r w:rsidR="002A10E6" w:rsidRPr="000F7D59" w:rsidDel="007B0197">
          <w:rPr>
            <w:rStyle w:val="IntenseReference"/>
            <w:lang w:val="en-US"/>
          </w:rPr>
          <w:delText>18</w:delText>
        </w:r>
      </w:del>
      <w:r w:rsidRPr="00465D49">
        <w:rPr>
          <w:rStyle w:val="IntenseReference"/>
        </w:rPr>
        <w:fldChar w:fldCharType="end"/>
      </w:r>
      <w:r>
        <w:rPr>
          <w:lang w:val="en-GB"/>
        </w:rPr>
        <w:t>).</w:t>
      </w:r>
    </w:p>
    <w:tbl>
      <w:tblPr>
        <w:tblStyle w:val="ListTable4-Accent11"/>
        <w:tblW w:w="5000" w:type="pct"/>
        <w:tblLook w:val="04A0" w:firstRow="1" w:lastRow="0" w:firstColumn="1" w:lastColumn="0" w:noHBand="0" w:noVBand="1"/>
      </w:tblPr>
      <w:tblGrid>
        <w:gridCol w:w="1493"/>
        <w:gridCol w:w="1652"/>
        <w:gridCol w:w="603"/>
        <w:gridCol w:w="1732"/>
        <w:gridCol w:w="1322"/>
        <w:gridCol w:w="1732"/>
        <w:gridCol w:w="1320"/>
      </w:tblGrid>
      <w:tr w:rsidR="00465D49" w14:paraId="5FA64FE2" w14:textId="77777777" w:rsidTr="00465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4EC9E5E7" w14:textId="77777777" w:rsidR="00465D49" w:rsidRDefault="00465D49" w:rsidP="00465D49">
            <w:pPr>
              <w:jc w:val="both"/>
              <w:rPr>
                <w:lang w:val="en-GB"/>
              </w:rPr>
            </w:pPr>
            <w:r>
              <w:rPr>
                <w:lang w:val="en-GB"/>
              </w:rPr>
              <w:t>Model</w:t>
            </w:r>
          </w:p>
        </w:tc>
        <w:tc>
          <w:tcPr>
            <w:tcW w:w="838" w:type="pct"/>
          </w:tcPr>
          <w:p w14:paraId="32859F64" w14:textId="77777777" w:rsidR="00465D49" w:rsidRDefault="00465D49"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lnL</w:t>
            </w:r>
            <w:proofErr w:type="spellEnd"/>
          </w:p>
        </w:tc>
        <w:tc>
          <w:tcPr>
            <w:tcW w:w="306" w:type="pct"/>
          </w:tcPr>
          <w:p w14:paraId="4B409C50" w14:textId="77777777" w:rsidR="00465D49" w:rsidRDefault="00465D49" w:rsidP="00465D49">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k</w:t>
            </w:r>
          </w:p>
        </w:tc>
        <w:tc>
          <w:tcPr>
            <w:tcW w:w="879" w:type="pct"/>
          </w:tcPr>
          <w:p w14:paraId="08B992DD" w14:textId="77777777" w:rsidR="00465D49" w:rsidRDefault="00465D49"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AICc</w:t>
            </w:r>
            <w:proofErr w:type="spellEnd"/>
          </w:p>
        </w:tc>
        <w:tc>
          <w:tcPr>
            <w:tcW w:w="671" w:type="pct"/>
          </w:tcPr>
          <w:p w14:paraId="5243EE0B" w14:textId="77777777" w:rsidR="00465D49" w:rsidRDefault="00465D49"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AIC</w:t>
            </w:r>
            <w:r>
              <w:rPr>
                <w:vertAlign w:val="subscript"/>
                <w:lang w:val="en-GB"/>
              </w:rPr>
              <w:t>c</w:t>
            </w:r>
            <w:proofErr w:type="spellEnd"/>
          </w:p>
        </w:tc>
        <w:tc>
          <w:tcPr>
            <w:tcW w:w="879" w:type="pct"/>
          </w:tcPr>
          <w:p w14:paraId="130FF9F6" w14:textId="77777777" w:rsidR="00465D49" w:rsidRDefault="00465D49" w:rsidP="00465D49">
            <w:pPr>
              <w:jc w:val="both"/>
              <w:cnfStyle w:val="100000000000" w:firstRow="1" w:lastRow="0" w:firstColumn="0" w:lastColumn="0" w:oddVBand="0" w:evenVBand="0" w:oddHBand="0" w:evenHBand="0" w:firstRowFirstColumn="0" w:firstRowLastColumn="0" w:lastRowFirstColumn="0" w:lastRowLastColumn="0"/>
              <w:rPr>
                <w:lang w:val="en-GB"/>
              </w:rPr>
            </w:pPr>
            <w:r>
              <w:rPr>
                <w:lang w:val="en-GB"/>
              </w:rPr>
              <w:t>BIC</w:t>
            </w:r>
          </w:p>
        </w:tc>
        <w:tc>
          <w:tcPr>
            <w:tcW w:w="670" w:type="pct"/>
          </w:tcPr>
          <w:p w14:paraId="66F4FD4D" w14:textId="77777777" w:rsidR="00465D49" w:rsidRDefault="00465D49" w:rsidP="00465D49">
            <w:pPr>
              <w:jc w:val="both"/>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w</w:t>
            </w:r>
            <w:r w:rsidRPr="00A50898">
              <w:rPr>
                <w:vertAlign w:val="subscript"/>
                <w:lang w:val="en-GB"/>
              </w:rPr>
              <w:t>BIC</w:t>
            </w:r>
            <w:proofErr w:type="spellEnd"/>
          </w:p>
        </w:tc>
      </w:tr>
      <w:tr w:rsidR="00465D49" w14:paraId="31A16106"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0A5373F0" w14:textId="77777777" w:rsidR="00465D49" w:rsidRDefault="00465D49" w:rsidP="00465D49">
            <w:pPr>
              <w:jc w:val="both"/>
              <w:rPr>
                <w:lang w:val="en-GB"/>
              </w:rPr>
            </w:pPr>
            <w:r>
              <w:rPr>
                <w:lang w:val="en-GB"/>
              </w:rPr>
              <w:t>ER</w:t>
            </w:r>
          </w:p>
        </w:tc>
        <w:tc>
          <w:tcPr>
            <w:tcW w:w="838" w:type="pct"/>
            <w:vAlign w:val="bottom"/>
          </w:tcPr>
          <w:p w14:paraId="3E9361B4" w14:textId="54D0DB48" w:rsidR="00465D49" w:rsidRDefault="00465D49" w:rsidP="00465D4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-61.348</w:t>
            </w:r>
          </w:p>
        </w:tc>
        <w:tc>
          <w:tcPr>
            <w:tcW w:w="306" w:type="pct"/>
            <w:vAlign w:val="bottom"/>
          </w:tcPr>
          <w:p w14:paraId="371813FA" w14:textId="1324845E" w:rsidR="00465D49" w:rsidRDefault="00465D49" w:rsidP="00465D4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879" w:type="pct"/>
            <w:vAlign w:val="bottom"/>
          </w:tcPr>
          <w:p w14:paraId="31C332A4" w14:textId="22E2BB1B" w:rsidR="00465D49" w:rsidRDefault="00465D49" w:rsidP="00465D4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124.731</w:t>
            </w:r>
          </w:p>
        </w:tc>
        <w:tc>
          <w:tcPr>
            <w:tcW w:w="671" w:type="pct"/>
            <w:vAlign w:val="bottom"/>
          </w:tcPr>
          <w:p w14:paraId="287A88BC" w14:textId="3B4FE489" w:rsidR="00465D49" w:rsidRDefault="00465D49" w:rsidP="00465D4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0.212</w:t>
            </w:r>
          </w:p>
        </w:tc>
        <w:tc>
          <w:tcPr>
            <w:tcW w:w="879" w:type="pct"/>
            <w:vAlign w:val="bottom"/>
          </w:tcPr>
          <w:p w14:paraId="7FDC4EE3" w14:textId="11CA0997" w:rsidR="00465D49" w:rsidRDefault="00465D49" w:rsidP="00465D4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127.476</w:t>
            </w:r>
          </w:p>
        </w:tc>
        <w:tc>
          <w:tcPr>
            <w:tcW w:w="670" w:type="pct"/>
            <w:vAlign w:val="bottom"/>
          </w:tcPr>
          <w:p w14:paraId="41CB5C51" w14:textId="0F595BC7" w:rsidR="00465D49" w:rsidRDefault="00465D49" w:rsidP="00465D4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0.510</w:t>
            </w:r>
          </w:p>
        </w:tc>
      </w:tr>
      <w:tr w:rsidR="00465D49" w14:paraId="42A6995F" w14:textId="77777777" w:rsidTr="00465D49">
        <w:tc>
          <w:tcPr>
            <w:cnfStyle w:val="001000000000" w:firstRow="0" w:lastRow="0" w:firstColumn="1" w:lastColumn="0" w:oddVBand="0" w:evenVBand="0" w:oddHBand="0" w:evenHBand="0" w:firstRowFirstColumn="0" w:firstRowLastColumn="0" w:lastRowFirstColumn="0" w:lastRowLastColumn="0"/>
            <w:tcW w:w="757" w:type="pct"/>
          </w:tcPr>
          <w:p w14:paraId="1713F59B" w14:textId="77777777" w:rsidR="00465D49" w:rsidRDefault="00465D49" w:rsidP="00465D49">
            <w:pPr>
              <w:jc w:val="both"/>
              <w:rPr>
                <w:lang w:val="en-GB"/>
              </w:rPr>
            </w:pPr>
            <w:r>
              <w:rPr>
                <w:lang w:val="en-GB"/>
              </w:rPr>
              <w:t>ARD</w:t>
            </w:r>
          </w:p>
        </w:tc>
        <w:tc>
          <w:tcPr>
            <w:tcW w:w="838" w:type="pct"/>
            <w:vAlign w:val="bottom"/>
          </w:tcPr>
          <w:p w14:paraId="73C1E74A" w14:textId="34C32EF4" w:rsidR="00465D49" w:rsidRDefault="00465D49" w:rsidP="00465D4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-59.000</w:t>
            </w:r>
          </w:p>
        </w:tc>
        <w:tc>
          <w:tcPr>
            <w:tcW w:w="306" w:type="pct"/>
            <w:vAlign w:val="bottom"/>
          </w:tcPr>
          <w:p w14:paraId="70D2F39F" w14:textId="22731583" w:rsidR="00465D49" w:rsidRDefault="00465D49" w:rsidP="00465D4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879" w:type="pct"/>
            <w:vAlign w:val="bottom"/>
          </w:tcPr>
          <w:p w14:paraId="67D910C6" w14:textId="28C7AE95" w:rsidR="00465D49" w:rsidRDefault="00465D49" w:rsidP="00465D4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122.103</w:t>
            </w:r>
          </w:p>
        </w:tc>
        <w:tc>
          <w:tcPr>
            <w:tcW w:w="671" w:type="pct"/>
            <w:vAlign w:val="bottom"/>
          </w:tcPr>
          <w:p w14:paraId="0D655912" w14:textId="70C57FB2" w:rsidR="00465D49" w:rsidRDefault="00465D49" w:rsidP="00465D4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0.788</w:t>
            </w:r>
          </w:p>
        </w:tc>
        <w:tc>
          <w:tcPr>
            <w:tcW w:w="879" w:type="pct"/>
            <w:vAlign w:val="bottom"/>
          </w:tcPr>
          <w:p w14:paraId="0416B28D" w14:textId="75669B3D" w:rsidR="00465D49" w:rsidRDefault="00465D49" w:rsidP="00465D4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127.558</w:t>
            </w:r>
          </w:p>
        </w:tc>
        <w:tc>
          <w:tcPr>
            <w:tcW w:w="670" w:type="pct"/>
            <w:vAlign w:val="bottom"/>
          </w:tcPr>
          <w:p w14:paraId="75CC88BC" w14:textId="4E73E8D8" w:rsidR="00465D49" w:rsidRDefault="00465D49" w:rsidP="00465D49">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0.490</w:t>
            </w:r>
          </w:p>
        </w:tc>
      </w:tr>
    </w:tbl>
    <w:p w14:paraId="0C569BC5" w14:textId="028642EC" w:rsidR="00465D49" w:rsidRPr="00B77C16" w:rsidRDefault="00465D49" w:rsidP="00465D49">
      <w:pPr>
        <w:pStyle w:val="Caption"/>
        <w:rPr>
          <w:lang w:val="en-GB"/>
        </w:rPr>
      </w:pPr>
      <w:bookmarkStart w:id="234" w:name="_Ref496537989"/>
      <w:r w:rsidRPr="00B77C16">
        <w:rPr>
          <w:b/>
          <w:lang w:val="en-GB"/>
        </w:rPr>
        <w:t xml:space="preserve">Table </w:t>
      </w:r>
      <w:r w:rsidRPr="00B77C16">
        <w:rPr>
          <w:b/>
          <w:lang w:val="en-GB"/>
        </w:rPr>
        <w:fldChar w:fldCharType="begin"/>
      </w:r>
      <w:r w:rsidRPr="00B77C16">
        <w:rPr>
          <w:b/>
          <w:lang w:val="en-GB"/>
        </w:rPr>
        <w:instrText xml:space="preserve"> SEQ Table \* ARABIC </w:instrText>
      </w:r>
      <w:r w:rsidRPr="00B77C16">
        <w:rPr>
          <w:b/>
          <w:lang w:val="en-GB"/>
        </w:rPr>
        <w:fldChar w:fldCharType="separate"/>
      </w:r>
      <w:r w:rsidR="007B0197">
        <w:rPr>
          <w:b/>
          <w:noProof/>
          <w:lang w:val="en-GB"/>
        </w:rPr>
        <w:t>18</w:t>
      </w:r>
      <w:r w:rsidRPr="00B77C16">
        <w:rPr>
          <w:b/>
          <w:lang w:val="en-GB"/>
        </w:rPr>
        <w:fldChar w:fldCharType="end"/>
      </w:r>
      <w:bookmarkEnd w:id="234"/>
      <w:r w:rsidRPr="00B77C16">
        <w:rPr>
          <w:lang w:val="en-GB"/>
        </w:rPr>
        <w:t xml:space="preserve">: </w:t>
      </w:r>
      <w:r w:rsidRPr="00B77C16">
        <w:rPr>
          <w:i w:val="0"/>
          <w:lang w:val="en-GB"/>
        </w:rPr>
        <w:t>Results of the model fit analysis performed on the binary dataset.</w:t>
      </w:r>
    </w:p>
    <w:p w14:paraId="705E519A" w14:textId="517FFA5A" w:rsidR="00465D49" w:rsidRDefault="00465D49" w:rsidP="00465D49">
      <w:pPr>
        <w:jc w:val="both"/>
        <w:rPr>
          <w:lang w:val="en-GB"/>
        </w:rPr>
      </w:pPr>
      <w:r>
        <w:rPr>
          <w:lang w:val="en-GB"/>
        </w:rPr>
        <w:t>This analysis shows one more time that the data alone does not clearly favour any one of the two models.</w:t>
      </w:r>
    </w:p>
    <w:p w14:paraId="35B43114" w14:textId="68701DE5" w:rsidR="00465D49" w:rsidRDefault="00465D49" w:rsidP="00465D49">
      <w:pPr>
        <w:jc w:val="both"/>
        <w:rPr>
          <w:lang w:val="en-GB"/>
        </w:rPr>
      </w:pPr>
      <w:r>
        <w:rPr>
          <w:lang w:val="en-GB"/>
        </w:rPr>
        <w:t xml:space="preserve">Lastly, we performed </w:t>
      </w:r>
      <w:proofErr w:type="spellStart"/>
      <w:r>
        <w:rPr>
          <w:lang w:val="en-GB"/>
        </w:rPr>
        <w:t>SAICc</w:t>
      </w:r>
      <w:proofErr w:type="spellEnd"/>
      <w:r>
        <w:rPr>
          <w:lang w:val="en-GB"/>
        </w:rPr>
        <w:t xml:space="preserve"> and BMA model averaging analyses in </w:t>
      </w:r>
      <w:r w:rsidRPr="00465D49">
        <w:rPr>
          <w:rFonts w:ascii="Courier New" w:hAnsi="Courier New" w:cs="Courier New"/>
          <w:lang w:val="en-GB"/>
        </w:rPr>
        <w:t>corHMM</w:t>
      </w:r>
      <w:r>
        <w:rPr>
          <w:lang w:val="en-GB"/>
        </w:rPr>
        <w:t xml:space="preserve">, which provided the numbers shown in </w:t>
      </w:r>
      <w:r w:rsidRPr="00465D49">
        <w:rPr>
          <w:rStyle w:val="IntenseReference"/>
        </w:rPr>
        <w:fldChar w:fldCharType="begin"/>
      </w:r>
      <w:r w:rsidRPr="00465D49">
        <w:rPr>
          <w:rStyle w:val="IntenseReference"/>
          <w:lang w:val="en-US"/>
        </w:rPr>
        <w:instrText xml:space="preserve"> REF _Ref496538226 \h  \* MERGEFORMAT </w:instrText>
      </w:r>
      <w:r w:rsidRPr="00465D49">
        <w:rPr>
          <w:rStyle w:val="IntenseReference"/>
        </w:rPr>
      </w:r>
      <w:r w:rsidRPr="00465D49">
        <w:rPr>
          <w:rStyle w:val="IntenseReference"/>
        </w:rPr>
        <w:fldChar w:fldCharType="separate"/>
      </w:r>
      <w:ins w:id="235" w:author="Giorgio Bianchini" w:date="2017-10-29T18:39:00Z">
        <w:r w:rsidR="007B0197" w:rsidRPr="007B0197">
          <w:rPr>
            <w:rStyle w:val="IntenseReference"/>
            <w:lang w:val="en-US"/>
            <w:rPrChange w:id="236" w:author="Giorgio Bianchini" w:date="2017-10-29T18:39:00Z">
              <w:rPr>
                <w:b/>
                <w:lang w:val="en-US"/>
              </w:rPr>
            </w:rPrChange>
          </w:rPr>
          <w:t xml:space="preserve">Table </w:t>
        </w:r>
        <w:r w:rsidR="007B0197" w:rsidRPr="007B0197">
          <w:rPr>
            <w:rStyle w:val="IntenseReference"/>
            <w:lang w:val="en-US"/>
            <w:rPrChange w:id="237" w:author="Giorgio Bianchini" w:date="2017-10-29T18:39:00Z">
              <w:rPr>
                <w:b/>
                <w:noProof/>
                <w:lang w:val="en-US"/>
              </w:rPr>
            </w:rPrChange>
          </w:rPr>
          <w:t>19</w:t>
        </w:r>
      </w:ins>
      <w:del w:id="238" w:author="Giorgio Bianchini" w:date="2017-10-29T18:39:00Z">
        <w:r w:rsidR="002A10E6" w:rsidRPr="00C54AFB" w:rsidDel="007B0197">
          <w:rPr>
            <w:rStyle w:val="IntenseReference"/>
            <w:lang w:val="en-US"/>
          </w:rPr>
          <w:delText>Table 19</w:delText>
        </w:r>
      </w:del>
      <w:r w:rsidRPr="00465D49">
        <w:rPr>
          <w:rStyle w:val="IntenseReference"/>
        </w:rPr>
        <w:fldChar w:fldCharType="end"/>
      </w:r>
      <w:r>
        <w:rPr>
          <w:lang w:val="en-GB"/>
        </w:rPr>
        <w:t>.</w:t>
      </w:r>
    </w:p>
    <w:tbl>
      <w:tblPr>
        <w:tblStyle w:val="ListTable4-Accent11"/>
        <w:tblW w:w="5000" w:type="pct"/>
        <w:tblLook w:val="04A0" w:firstRow="1" w:lastRow="0" w:firstColumn="1" w:lastColumn="0" w:noHBand="0" w:noVBand="1"/>
      </w:tblPr>
      <w:tblGrid>
        <w:gridCol w:w="1206"/>
        <w:gridCol w:w="2162"/>
        <w:gridCol w:w="2162"/>
        <w:gridCol w:w="2162"/>
        <w:gridCol w:w="2162"/>
      </w:tblGrid>
      <w:tr w:rsidR="00465D49" w14:paraId="284B2611" w14:textId="77777777" w:rsidTr="00465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Merge w:val="restart"/>
          </w:tcPr>
          <w:p w14:paraId="5CB36BFF" w14:textId="77777777" w:rsidR="00465D49" w:rsidRDefault="00465D49" w:rsidP="00465D49">
            <w:pPr>
              <w:jc w:val="both"/>
              <w:rPr>
                <w:lang w:val="en-GB"/>
              </w:rPr>
            </w:pPr>
          </w:p>
        </w:tc>
        <w:tc>
          <w:tcPr>
            <w:tcW w:w="4388" w:type="pct"/>
            <w:gridSpan w:val="4"/>
          </w:tcPr>
          <w:p w14:paraId="6A430607" w14:textId="77777777" w:rsidR="00465D49" w:rsidRDefault="00465D49" w:rsidP="00465D4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Method</w:t>
            </w:r>
          </w:p>
        </w:tc>
      </w:tr>
      <w:tr w:rsidR="00465D49" w14:paraId="4459EBCA"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Merge/>
          </w:tcPr>
          <w:p w14:paraId="660026C0" w14:textId="77777777" w:rsidR="00465D49" w:rsidRDefault="00465D49" w:rsidP="00465D49">
            <w:pPr>
              <w:jc w:val="both"/>
              <w:rPr>
                <w:lang w:val="en-GB"/>
              </w:rPr>
            </w:pPr>
          </w:p>
        </w:tc>
        <w:tc>
          <w:tcPr>
            <w:tcW w:w="2194" w:type="pct"/>
            <w:gridSpan w:val="2"/>
            <w:tcBorders>
              <w:bottom w:val="single" w:sz="4" w:space="0" w:color="9CC2E5" w:themeColor="accent1" w:themeTint="99"/>
              <w:right w:val="single" w:sz="4" w:space="0" w:color="9CC2E5" w:themeColor="accent1" w:themeTint="99"/>
            </w:tcBorders>
            <w:shd w:val="clear" w:color="auto" w:fill="5B9BD5" w:themeFill="accent1"/>
          </w:tcPr>
          <w:p w14:paraId="2EDB8604" w14:textId="77777777" w:rsidR="00465D49" w:rsidRPr="001B67E7" w:rsidRDefault="00465D49"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proofErr w:type="spellStart"/>
            <w:r w:rsidRPr="001B67E7">
              <w:rPr>
                <w:b/>
                <w:color w:val="FFFFFF" w:themeColor="background1"/>
                <w:lang w:val="en-GB"/>
              </w:rPr>
              <w:t>SAICc</w:t>
            </w:r>
            <w:proofErr w:type="spellEnd"/>
          </w:p>
        </w:tc>
        <w:tc>
          <w:tcPr>
            <w:tcW w:w="2194" w:type="pct"/>
            <w:gridSpan w:val="2"/>
            <w:tcBorders>
              <w:left w:val="single" w:sz="4" w:space="0" w:color="9CC2E5" w:themeColor="accent1" w:themeTint="99"/>
            </w:tcBorders>
            <w:shd w:val="clear" w:color="auto" w:fill="5B9BD5" w:themeFill="accent1"/>
          </w:tcPr>
          <w:p w14:paraId="36B1215E" w14:textId="77777777" w:rsidR="00465D49" w:rsidRPr="001B67E7" w:rsidRDefault="00465D49" w:rsidP="00465D49">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1B67E7">
              <w:rPr>
                <w:b/>
                <w:color w:val="FFFFFF" w:themeColor="background1"/>
                <w:lang w:val="en-GB"/>
              </w:rPr>
              <w:t>BMA</w:t>
            </w:r>
          </w:p>
        </w:tc>
      </w:tr>
      <w:tr w:rsidR="00465D49" w14:paraId="51D6B765" w14:textId="77777777" w:rsidTr="00465D49">
        <w:trPr>
          <w:trHeight w:val="1160"/>
        </w:trPr>
        <w:tc>
          <w:tcPr>
            <w:cnfStyle w:val="001000000000" w:firstRow="0" w:lastRow="0" w:firstColumn="1" w:lastColumn="0" w:oddVBand="0" w:evenVBand="0" w:oddHBand="0" w:evenHBand="0" w:firstRowFirstColumn="0" w:firstRowLastColumn="0" w:lastRowFirstColumn="0" w:lastRowLastColumn="0"/>
            <w:tcW w:w="612" w:type="pct"/>
            <w:vAlign w:val="center"/>
          </w:tcPr>
          <w:p w14:paraId="48B779A7" w14:textId="77777777" w:rsidR="00465D49" w:rsidRDefault="00465D49" w:rsidP="00465D49">
            <w:pPr>
              <w:rPr>
                <w:lang w:val="en-GB"/>
              </w:rPr>
            </w:pPr>
            <w:r>
              <w:rPr>
                <w:lang w:val="en-GB"/>
              </w:rPr>
              <w:t>Rates</w:t>
            </w:r>
          </w:p>
        </w:tc>
        <w:tc>
          <w:tcPr>
            <w:tcW w:w="2194" w:type="pct"/>
            <w:gridSpan w:val="2"/>
            <w:tcBorders>
              <w:righ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465D49" w:rsidRPr="00EF6ACE" w14:paraId="7937F8B9" w14:textId="77777777" w:rsidTr="00465D49">
              <w:trPr>
                <w:jc w:val="center"/>
              </w:trPr>
              <w:tc>
                <w:tcPr>
                  <w:tcW w:w="0" w:type="auto"/>
                  <w:tcBorders>
                    <w:top w:val="nil"/>
                    <w:left w:val="nil"/>
                    <w:bottom w:val="nil"/>
                    <w:right w:val="nil"/>
                  </w:tcBorders>
                </w:tcPr>
                <w:p w14:paraId="41C2CA45" w14:textId="77777777" w:rsidR="00465D49" w:rsidRPr="00EF6ACE" w:rsidRDefault="00465D49" w:rsidP="00465D49">
                  <w:pPr>
                    <w:jc w:val="center"/>
                    <w:rPr>
                      <w:rFonts w:ascii="Courier New" w:hAnsi="Courier New" w:cs="Courier New"/>
                      <w:lang w:val="en-GB"/>
                    </w:rPr>
                  </w:pPr>
                </w:p>
              </w:tc>
              <w:tc>
                <w:tcPr>
                  <w:tcW w:w="771" w:type="dxa"/>
                  <w:tcBorders>
                    <w:top w:val="nil"/>
                    <w:left w:val="nil"/>
                    <w:right w:val="nil"/>
                  </w:tcBorders>
                </w:tcPr>
                <w:p w14:paraId="68D6814C" w14:textId="77777777" w:rsidR="00465D49" w:rsidRPr="00EF6ACE" w:rsidRDefault="00465D49" w:rsidP="00465D49">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082B1E59" w14:textId="77777777" w:rsidR="00465D49" w:rsidRPr="00EF6ACE" w:rsidRDefault="00465D49" w:rsidP="00465D49">
                  <w:pPr>
                    <w:jc w:val="center"/>
                    <w:rPr>
                      <w:rFonts w:cstheme="minorHAnsi"/>
                      <w:lang w:val="en-GB"/>
                    </w:rPr>
                  </w:pPr>
                  <w:r w:rsidRPr="00EF6ACE">
                    <w:rPr>
                      <w:rFonts w:cstheme="minorHAnsi"/>
                      <w:lang w:val="en-GB"/>
                    </w:rPr>
                    <w:t>1</w:t>
                  </w:r>
                </w:p>
              </w:tc>
            </w:tr>
            <w:tr w:rsidR="00465D49" w:rsidRPr="00EF6ACE" w14:paraId="64E8C65D" w14:textId="77777777" w:rsidTr="00465D49">
              <w:trPr>
                <w:jc w:val="center"/>
              </w:trPr>
              <w:tc>
                <w:tcPr>
                  <w:tcW w:w="0" w:type="auto"/>
                  <w:tcBorders>
                    <w:top w:val="nil"/>
                    <w:left w:val="nil"/>
                    <w:bottom w:val="nil"/>
                  </w:tcBorders>
                </w:tcPr>
                <w:p w14:paraId="734DBA7A" w14:textId="77777777" w:rsidR="00465D49" w:rsidRPr="00EF6ACE" w:rsidRDefault="00465D49" w:rsidP="00465D49">
                  <w:pPr>
                    <w:jc w:val="center"/>
                    <w:rPr>
                      <w:rFonts w:cstheme="minorHAnsi"/>
                      <w:lang w:val="en-GB"/>
                    </w:rPr>
                  </w:pPr>
                  <w:r w:rsidRPr="00EF6ACE">
                    <w:rPr>
                      <w:rFonts w:cstheme="minorHAnsi"/>
                      <w:lang w:val="en-GB"/>
                    </w:rPr>
                    <w:t>0</w:t>
                  </w:r>
                </w:p>
              </w:tc>
              <w:tc>
                <w:tcPr>
                  <w:tcW w:w="771" w:type="dxa"/>
                  <w:shd w:val="clear" w:color="auto" w:fill="auto"/>
                  <w:vAlign w:val="center"/>
                </w:tcPr>
                <w:p w14:paraId="07F7E278" w14:textId="1C39AA70"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-0,225</w:t>
                  </w:r>
                </w:p>
              </w:tc>
              <w:tc>
                <w:tcPr>
                  <w:tcW w:w="771" w:type="dxa"/>
                  <w:shd w:val="clear" w:color="auto" w:fill="auto"/>
                  <w:vAlign w:val="center"/>
                </w:tcPr>
                <w:p w14:paraId="4BB7CAB8" w14:textId="66F6C30F"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0,225</w:t>
                  </w:r>
                </w:p>
              </w:tc>
            </w:tr>
            <w:tr w:rsidR="00465D49" w:rsidRPr="00EF6ACE" w14:paraId="6330129C" w14:textId="77777777" w:rsidTr="00465D49">
              <w:trPr>
                <w:jc w:val="center"/>
              </w:trPr>
              <w:tc>
                <w:tcPr>
                  <w:tcW w:w="0" w:type="auto"/>
                  <w:tcBorders>
                    <w:top w:val="nil"/>
                    <w:left w:val="nil"/>
                    <w:bottom w:val="nil"/>
                  </w:tcBorders>
                  <w:shd w:val="clear" w:color="auto" w:fill="auto"/>
                </w:tcPr>
                <w:p w14:paraId="510ECF9A" w14:textId="77777777" w:rsidR="00465D49" w:rsidRPr="00EF6ACE" w:rsidRDefault="00465D49" w:rsidP="00465D49">
                  <w:pPr>
                    <w:jc w:val="center"/>
                    <w:rPr>
                      <w:rFonts w:cstheme="minorHAnsi"/>
                      <w:lang w:val="en-GB"/>
                    </w:rPr>
                  </w:pPr>
                  <w:r w:rsidRPr="00EF6ACE">
                    <w:rPr>
                      <w:rFonts w:cstheme="minorHAnsi"/>
                      <w:lang w:val="en-GB"/>
                    </w:rPr>
                    <w:t>1</w:t>
                  </w:r>
                </w:p>
              </w:tc>
              <w:tc>
                <w:tcPr>
                  <w:tcW w:w="771" w:type="dxa"/>
                  <w:shd w:val="clear" w:color="auto" w:fill="auto"/>
                  <w:vAlign w:val="center"/>
                </w:tcPr>
                <w:p w14:paraId="403F1D6A" w14:textId="308FD217"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0,552</w:t>
                  </w:r>
                </w:p>
              </w:tc>
              <w:tc>
                <w:tcPr>
                  <w:tcW w:w="771" w:type="dxa"/>
                  <w:shd w:val="clear" w:color="auto" w:fill="auto"/>
                  <w:vAlign w:val="center"/>
                </w:tcPr>
                <w:p w14:paraId="50583683" w14:textId="560A672F"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-0,552</w:t>
                  </w:r>
                </w:p>
              </w:tc>
            </w:tr>
          </w:tbl>
          <w:p w14:paraId="4646CE67" w14:textId="77777777"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194" w:type="pct"/>
            <w:gridSpan w:val="2"/>
            <w:tcBorders>
              <w:left w:val="single" w:sz="4" w:space="0" w:color="5B9BD5" w:themeColor="accent1"/>
            </w:tcBorders>
            <w:vAlign w:val="center"/>
          </w:tcPr>
          <w:tbl>
            <w:tblPr>
              <w:tblStyle w:val="TableGrid"/>
              <w:tblW w:w="1870" w:type="dxa"/>
              <w:jc w:val="center"/>
              <w:tblLook w:val="04A0" w:firstRow="1" w:lastRow="0" w:firstColumn="1" w:lastColumn="0" w:noHBand="0" w:noVBand="1"/>
            </w:tblPr>
            <w:tblGrid>
              <w:gridCol w:w="328"/>
              <w:gridCol w:w="771"/>
              <w:gridCol w:w="771"/>
            </w:tblGrid>
            <w:tr w:rsidR="00465D49" w:rsidRPr="00EF6ACE" w14:paraId="7DFA7F5A" w14:textId="77777777" w:rsidTr="00465D49">
              <w:trPr>
                <w:jc w:val="center"/>
              </w:trPr>
              <w:tc>
                <w:tcPr>
                  <w:tcW w:w="0" w:type="auto"/>
                  <w:tcBorders>
                    <w:top w:val="nil"/>
                    <w:left w:val="nil"/>
                    <w:bottom w:val="nil"/>
                    <w:right w:val="nil"/>
                  </w:tcBorders>
                </w:tcPr>
                <w:p w14:paraId="25691631" w14:textId="77777777" w:rsidR="00465D49" w:rsidRPr="00EF6ACE" w:rsidRDefault="00465D49" w:rsidP="00465D49">
                  <w:pPr>
                    <w:jc w:val="center"/>
                    <w:rPr>
                      <w:rFonts w:ascii="Courier New" w:hAnsi="Courier New" w:cs="Courier New"/>
                      <w:lang w:val="en-GB"/>
                    </w:rPr>
                  </w:pPr>
                </w:p>
              </w:tc>
              <w:tc>
                <w:tcPr>
                  <w:tcW w:w="771" w:type="dxa"/>
                  <w:tcBorders>
                    <w:top w:val="nil"/>
                    <w:left w:val="nil"/>
                    <w:right w:val="nil"/>
                  </w:tcBorders>
                </w:tcPr>
                <w:p w14:paraId="4B85284C" w14:textId="77777777" w:rsidR="00465D49" w:rsidRPr="00EF6ACE" w:rsidRDefault="00465D49" w:rsidP="00465D49">
                  <w:pPr>
                    <w:jc w:val="center"/>
                    <w:rPr>
                      <w:rFonts w:cstheme="minorHAnsi"/>
                      <w:lang w:val="en-GB"/>
                    </w:rPr>
                  </w:pPr>
                  <w:r w:rsidRPr="00EF6ACE">
                    <w:rPr>
                      <w:rFonts w:cstheme="minorHAnsi"/>
                      <w:lang w:val="en-GB"/>
                    </w:rPr>
                    <w:t>0</w:t>
                  </w:r>
                </w:p>
              </w:tc>
              <w:tc>
                <w:tcPr>
                  <w:tcW w:w="771" w:type="dxa"/>
                  <w:tcBorders>
                    <w:top w:val="nil"/>
                    <w:left w:val="nil"/>
                    <w:right w:val="nil"/>
                  </w:tcBorders>
                  <w:shd w:val="clear" w:color="auto" w:fill="auto"/>
                </w:tcPr>
                <w:p w14:paraId="4E67C4EC" w14:textId="77777777" w:rsidR="00465D49" w:rsidRPr="00EF6ACE" w:rsidRDefault="00465D49" w:rsidP="00465D49">
                  <w:pPr>
                    <w:jc w:val="center"/>
                    <w:rPr>
                      <w:rFonts w:cstheme="minorHAnsi"/>
                      <w:lang w:val="en-GB"/>
                    </w:rPr>
                  </w:pPr>
                  <w:r w:rsidRPr="00EF6ACE">
                    <w:rPr>
                      <w:rFonts w:cstheme="minorHAnsi"/>
                      <w:lang w:val="en-GB"/>
                    </w:rPr>
                    <w:t>1</w:t>
                  </w:r>
                </w:p>
              </w:tc>
            </w:tr>
            <w:tr w:rsidR="00465D49" w:rsidRPr="00EF6ACE" w14:paraId="7159340E" w14:textId="77777777" w:rsidTr="00465D49">
              <w:trPr>
                <w:jc w:val="center"/>
              </w:trPr>
              <w:tc>
                <w:tcPr>
                  <w:tcW w:w="0" w:type="auto"/>
                  <w:tcBorders>
                    <w:top w:val="nil"/>
                    <w:left w:val="nil"/>
                    <w:bottom w:val="nil"/>
                  </w:tcBorders>
                </w:tcPr>
                <w:p w14:paraId="0DF495F0" w14:textId="77777777" w:rsidR="00465D49" w:rsidRPr="00EF6ACE" w:rsidRDefault="00465D49" w:rsidP="00465D49">
                  <w:pPr>
                    <w:jc w:val="center"/>
                    <w:rPr>
                      <w:rFonts w:cstheme="minorHAnsi"/>
                      <w:lang w:val="en-GB"/>
                    </w:rPr>
                  </w:pPr>
                  <w:r w:rsidRPr="00EF6ACE">
                    <w:rPr>
                      <w:rFonts w:cstheme="minorHAnsi"/>
                      <w:lang w:val="en-GB"/>
                    </w:rPr>
                    <w:t>0</w:t>
                  </w:r>
                </w:p>
              </w:tc>
              <w:tc>
                <w:tcPr>
                  <w:tcW w:w="771" w:type="dxa"/>
                  <w:shd w:val="clear" w:color="auto" w:fill="auto"/>
                  <w:vAlign w:val="center"/>
                </w:tcPr>
                <w:p w14:paraId="7B28BD93" w14:textId="46FF4A6B"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-0,31</w:t>
                  </w:r>
                  <w:r>
                    <w:rPr>
                      <w:rFonts w:ascii="Calibri" w:hAnsi="Calibri" w:cs="Calibri"/>
                      <w:color w:val="000000"/>
                      <w:sz w:val="18"/>
                    </w:rPr>
                    <w:t>6</w:t>
                  </w:r>
                </w:p>
              </w:tc>
              <w:tc>
                <w:tcPr>
                  <w:tcW w:w="771" w:type="dxa"/>
                  <w:shd w:val="clear" w:color="auto" w:fill="auto"/>
                  <w:vAlign w:val="center"/>
                </w:tcPr>
                <w:p w14:paraId="64FDA2BE" w14:textId="72AA86B7"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0,31</w:t>
                  </w:r>
                  <w:r>
                    <w:rPr>
                      <w:rFonts w:ascii="Calibri" w:hAnsi="Calibri" w:cs="Calibri"/>
                      <w:color w:val="000000"/>
                      <w:sz w:val="18"/>
                    </w:rPr>
                    <w:t>6</w:t>
                  </w:r>
                </w:p>
              </w:tc>
            </w:tr>
            <w:tr w:rsidR="00465D49" w:rsidRPr="00EF6ACE" w14:paraId="262C7155" w14:textId="77777777" w:rsidTr="00465D49">
              <w:trPr>
                <w:jc w:val="center"/>
              </w:trPr>
              <w:tc>
                <w:tcPr>
                  <w:tcW w:w="0" w:type="auto"/>
                  <w:tcBorders>
                    <w:top w:val="nil"/>
                    <w:left w:val="nil"/>
                    <w:bottom w:val="nil"/>
                  </w:tcBorders>
                  <w:shd w:val="clear" w:color="auto" w:fill="auto"/>
                </w:tcPr>
                <w:p w14:paraId="062EDF8C" w14:textId="77777777" w:rsidR="00465D49" w:rsidRPr="00EF6ACE" w:rsidRDefault="00465D49" w:rsidP="00465D49">
                  <w:pPr>
                    <w:jc w:val="center"/>
                    <w:rPr>
                      <w:rFonts w:cstheme="minorHAnsi"/>
                      <w:lang w:val="en-GB"/>
                    </w:rPr>
                  </w:pPr>
                  <w:r w:rsidRPr="00EF6ACE">
                    <w:rPr>
                      <w:rFonts w:cstheme="minorHAnsi"/>
                      <w:lang w:val="en-GB"/>
                    </w:rPr>
                    <w:t>1</w:t>
                  </w:r>
                </w:p>
              </w:tc>
              <w:tc>
                <w:tcPr>
                  <w:tcW w:w="771" w:type="dxa"/>
                  <w:shd w:val="clear" w:color="auto" w:fill="auto"/>
                  <w:vAlign w:val="center"/>
                </w:tcPr>
                <w:p w14:paraId="4F42A50C" w14:textId="2A5AA9F4"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0,520</w:t>
                  </w:r>
                </w:p>
              </w:tc>
              <w:tc>
                <w:tcPr>
                  <w:tcW w:w="771" w:type="dxa"/>
                  <w:shd w:val="clear" w:color="auto" w:fill="auto"/>
                  <w:vAlign w:val="center"/>
                </w:tcPr>
                <w:p w14:paraId="4AC29720" w14:textId="18833634" w:rsidR="00465D49" w:rsidRPr="00465D49" w:rsidRDefault="00465D49" w:rsidP="00465D49">
                  <w:pPr>
                    <w:jc w:val="center"/>
                    <w:rPr>
                      <w:rFonts w:ascii="Calibri" w:hAnsi="Calibri" w:cs="Calibri"/>
                      <w:color w:val="000000"/>
                      <w:sz w:val="18"/>
                      <w:szCs w:val="18"/>
                    </w:rPr>
                  </w:pPr>
                  <w:r w:rsidRPr="00465D49">
                    <w:rPr>
                      <w:rFonts w:ascii="Calibri" w:hAnsi="Calibri" w:cs="Calibri"/>
                      <w:color w:val="000000"/>
                      <w:sz w:val="18"/>
                    </w:rPr>
                    <w:t>-0,520</w:t>
                  </w:r>
                </w:p>
              </w:tc>
            </w:tr>
          </w:tbl>
          <w:p w14:paraId="12048107" w14:textId="77777777"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lang w:val="en-GB"/>
              </w:rPr>
            </w:pPr>
          </w:p>
        </w:tc>
      </w:tr>
      <w:tr w:rsidR="00465D49" w14:paraId="557DA41B"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Align w:val="center"/>
          </w:tcPr>
          <w:p w14:paraId="35466CF7" w14:textId="77777777" w:rsidR="00465D49" w:rsidRDefault="00465D49" w:rsidP="00465D49">
            <w:pPr>
              <w:rPr>
                <w:lang w:val="en-GB"/>
              </w:rPr>
            </w:pPr>
            <w:r>
              <w:rPr>
                <w:lang w:val="en-GB"/>
              </w:rPr>
              <w:t>Node</w:t>
            </w:r>
          </w:p>
        </w:tc>
        <w:tc>
          <w:tcPr>
            <w:tcW w:w="1097" w:type="pct"/>
            <w:tcBorders>
              <w:right w:val="nil"/>
            </w:tcBorders>
          </w:tcPr>
          <w:p w14:paraId="69CF2050" w14:textId="77777777" w:rsidR="00465D49" w:rsidRPr="001B67E7" w:rsidRDefault="00465D49" w:rsidP="00465D49">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f</w:t>
            </w:r>
          </w:p>
        </w:tc>
        <w:tc>
          <w:tcPr>
            <w:tcW w:w="1097" w:type="pct"/>
            <w:tcBorders>
              <w:left w:val="nil"/>
              <w:right w:val="single" w:sz="4" w:space="0" w:color="5B9BD5" w:themeColor="accent1"/>
            </w:tcBorders>
          </w:tcPr>
          <w:p w14:paraId="4A177C12" w14:textId="77777777" w:rsidR="00465D49" w:rsidRPr="001B67E7" w:rsidRDefault="00465D49" w:rsidP="00465D49">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c>
          <w:tcPr>
            <w:tcW w:w="1097" w:type="pct"/>
            <w:tcBorders>
              <w:left w:val="single" w:sz="4" w:space="0" w:color="5B9BD5" w:themeColor="accent1"/>
              <w:right w:val="nil"/>
            </w:tcBorders>
          </w:tcPr>
          <w:p w14:paraId="01FFA4AC" w14:textId="77777777" w:rsidR="00465D49" w:rsidRPr="001B67E7" w:rsidRDefault="00465D49" w:rsidP="00465D49">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f</w:t>
            </w:r>
          </w:p>
        </w:tc>
        <w:tc>
          <w:tcPr>
            <w:tcW w:w="1097" w:type="pct"/>
            <w:tcBorders>
              <w:left w:val="nil"/>
            </w:tcBorders>
          </w:tcPr>
          <w:p w14:paraId="475CFDB3" w14:textId="77777777" w:rsidR="00465D49" w:rsidRPr="001B67E7" w:rsidRDefault="00465D49" w:rsidP="00465D49">
            <w:pPr>
              <w:jc w:val="center"/>
              <w:cnfStyle w:val="000000100000" w:firstRow="0" w:lastRow="0" w:firstColumn="0" w:lastColumn="0" w:oddVBand="0" w:evenVBand="0" w:oddHBand="1" w:evenHBand="0" w:firstRowFirstColumn="0" w:firstRowLastColumn="0" w:lastRowFirstColumn="0" w:lastRowLastColumn="0"/>
              <w:rPr>
                <w:b/>
                <w:lang w:val="en-GB"/>
              </w:rPr>
            </w:pPr>
            <w:r w:rsidRPr="001B67E7">
              <w:rPr>
                <w:b/>
                <w:lang w:val="en-GB"/>
              </w:rPr>
              <w:t>P</w:t>
            </w:r>
            <w:r w:rsidRPr="001B67E7">
              <w:rPr>
                <w:b/>
                <w:vertAlign w:val="subscript"/>
                <w:lang w:val="en-GB"/>
              </w:rPr>
              <w:t>m</w:t>
            </w:r>
          </w:p>
        </w:tc>
      </w:tr>
      <w:tr w:rsidR="00465D49" w14:paraId="7F39E48C" w14:textId="77777777" w:rsidTr="00465D49">
        <w:tc>
          <w:tcPr>
            <w:cnfStyle w:val="001000000000" w:firstRow="0" w:lastRow="0" w:firstColumn="1" w:lastColumn="0" w:oddVBand="0" w:evenVBand="0" w:oddHBand="0" w:evenHBand="0" w:firstRowFirstColumn="0" w:firstRowLastColumn="0" w:lastRowFirstColumn="0" w:lastRowLastColumn="0"/>
            <w:tcW w:w="612" w:type="pct"/>
            <w:vAlign w:val="center"/>
          </w:tcPr>
          <w:p w14:paraId="500D75C0" w14:textId="77777777" w:rsidR="00465D49" w:rsidRDefault="00465D49" w:rsidP="00465D49">
            <w:pPr>
              <w:rPr>
                <w:lang w:val="en-GB"/>
              </w:rPr>
            </w:pPr>
            <w:r>
              <w:rPr>
                <w:lang w:val="en-GB"/>
              </w:rPr>
              <w:t>Root</w:t>
            </w:r>
          </w:p>
        </w:tc>
        <w:tc>
          <w:tcPr>
            <w:tcW w:w="1097" w:type="pct"/>
            <w:tcBorders>
              <w:right w:val="nil"/>
            </w:tcBorders>
            <w:vAlign w:val="bottom"/>
          </w:tcPr>
          <w:p w14:paraId="2F6B2DB4" w14:textId="42D5FB27"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0,005</w:t>
            </w:r>
          </w:p>
        </w:tc>
        <w:tc>
          <w:tcPr>
            <w:tcW w:w="1097" w:type="pct"/>
            <w:tcBorders>
              <w:left w:val="nil"/>
              <w:right w:val="single" w:sz="4" w:space="0" w:color="5B9BD5" w:themeColor="accent1"/>
            </w:tcBorders>
            <w:vAlign w:val="bottom"/>
          </w:tcPr>
          <w:p w14:paraId="3DC51BE5" w14:textId="70EB1784"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0,995</w:t>
            </w:r>
          </w:p>
        </w:tc>
        <w:tc>
          <w:tcPr>
            <w:tcW w:w="1097" w:type="pct"/>
            <w:tcBorders>
              <w:left w:val="single" w:sz="4" w:space="0" w:color="5B9BD5" w:themeColor="accent1"/>
              <w:right w:val="nil"/>
            </w:tcBorders>
            <w:vAlign w:val="bottom"/>
          </w:tcPr>
          <w:p w14:paraId="4DCC014C" w14:textId="32B57A80"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0,059</w:t>
            </w:r>
          </w:p>
        </w:tc>
        <w:tc>
          <w:tcPr>
            <w:tcW w:w="1097" w:type="pct"/>
            <w:tcBorders>
              <w:left w:val="nil"/>
            </w:tcBorders>
            <w:vAlign w:val="bottom"/>
          </w:tcPr>
          <w:p w14:paraId="265AAA09" w14:textId="09058713"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0,941</w:t>
            </w:r>
          </w:p>
        </w:tc>
      </w:tr>
      <w:tr w:rsidR="00465D49" w14:paraId="2031FD6B" w14:textId="77777777" w:rsidTr="00465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vAlign w:val="center"/>
          </w:tcPr>
          <w:p w14:paraId="6B01C16C" w14:textId="77777777" w:rsidR="00465D49" w:rsidRDefault="00465D49" w:rsidP="00465D49">
            <w:pPr>
              <w:rPr>
                <w:lang w:val="en-GB"/>
              </w:rPr>
            </w:pPr>
            <w:r>
              <w:rPr>
                <w:lang w:val="en-GB"/>
              </w:rPr>
              <w:t>G+A</w:t>
            </w:r>
          </w:p>
        </w:tc>
        <w:tc>
          <w:tcPr>
            <w:tcW w:w="1097" w:type="pct"/>
            <w:tcBorders>
              <w:right w:val="nil"/>
            </w:tcBorders>
            <w:vAlign w:val="bottom"/>
          </w:tcPr>
          <w:p w14:paraId="3D664219" w14:textId="33E296CC" w:rsidR="00465D49" w:rsidRDefault="00465D49" w:rsidP="00465D4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0,049</w:t>
            </w:r>
          </w:p>
        </w:tc>
        <w:tc>
          <w:tcPr>
            <w:tcW w:w="1097" w:type="pct"/>
            <w:tcBorders>
              <w:left w:val="nil"/>
              <w:right w:val="single" w:sz="4" w:space="0" w:color="5B9BD5" w:themeColor="accent1"/>
            </w:tcBorders>
            <w:vAlign w:val="bottom"/>
          </w:tcPr>
          <w:p w14:paraId="17028849" w14:textId="5BD7FCF0" w:rsidR="00465D49" w:rsidRDefault="00465D49" w:rsidP="00465D4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0,951</w:t>
            </w:r>
          </w:p>
        </w:tc>
        <w:tc>
          <w:tcPr>
            <w:tcW w:w="1097" w:type="pct"/>
            <w:tcBorders>
              <w:left w:val="single" w:sz="4" w:space="0" w:color="5B9BD5" w:themeColor="accent1"/>
              <w:right w:val="nil"/>
            </w:tcBorders>
            <w:vAlign w:val="bottom"/>
          </w:tcPr>
          <w:p w14:paraId="57330BC5" w14:textId="2099C0C7" w:rsidR="00465D49" w:rsidRDefault="00465D49" w:rsidP="00465D4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0,150</w:t>
            </w:r>
          </w:p>
        </w:tc>
        <w:tc>
          <w:tcPr>
            <w:tcW w:w="1097" w:type="pct"/>
            <w:tcBorders>
              <w:left w:val="nil"/>
            </w:tcBorders>
            <w:vAlign w:val="bottom"/>
          </w:tcPr>
          <w:p w14:paraId="5C5767B2" w14:textId="24E3A777" w:rsidR="00465D49" w:rsidRDefault="00465D49" w:rsidP="00465D4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0,850</w:t>
            </w:r>
          </w:p>
        </w:tc>
      </w:tr>
      <w:tr w:rsidR="00465D49" w14:paraId="1AD4C668" w14:textId="77777777" w:rsidTr="00465D49">
        <w:tc>
          <w:tcPr>
            <w:cnfStyle w:val="001000000000" w:firstRow="0" w:lastRow="0" w:firstColumn="1" w:lastColumn="0" w:oddVBand="0" w:evenVBand="0" w:oddHBand="0" w:evenHBand="0" w:firstRowFirstColumn="0" w:firstRowLastColumn="0" w:lastRowFirstColumn="0" w:lastRowLastColumn="0"/>
            <w:tcW w:w="612" w:type="pct"/>
            <w:vAlign w:val="center"/>
          </w:tcPr>
          <w:p w14:paraId="38D3BEF9" w14:textId="77777777" w:rsidR="00465D49" w:rsidRDefault="00465D49" w:rsidP="00465D49">
            <w:pPr>
              <w:rPr>
                <w:lang w:val="en-GB"/>
              </w:rPr>
            </w:pPr>
            <w:r>
              <w:rPr>
                <w:lang w:val="en-GB"/>
              </w:rPr>
              <w:t>A</w:t>
            </w:r>
          </w:p>
        </w:tc>
        <w:tc>
          <w:tcPr>
            <w:tcW w:w="1097" w:type="pct"/>
            <w:tcBorders>
              <w:right w:val="nil"/>
            </w:tcBorders>
            <w:vAlign w:val="bottom"/>
          </w:tcPr>
          <w:p w14:paraId="2E522CC7" w14:textId="54395BA2"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0,070</w:t>
            </w:r>
          </w:p>
        </w:tc>
        <w:tc>
          <w:tcPr>
            <w:tcW w:w="1097" w:type="pct"/>
            <w:tcBorders>
              <w:left w:val="nil"/>
              <w:right w:val="single" w:sz="4" w:space="0" w:color="5B9BD5" w:themeColor="accent1"/>
            </w:tcBorders>
            <w:vAlign w:val="bottom"/>
          </w:tcPr>
          <w:p w14:paraId="218C8B5D" w14:textId="57621911" w:rsidR="00465D49" w:rsidRDefault="00465D49" w:rsidP="00465D4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0,930</w:t>
            </w:r>
          </w:p>
        </w:tc>
        <w:tc>
          <w:tcPr>
            <w:tcW w:w="1097" w:type="pct"/>
            <w:tcBorders>
              <w:left w:val="single" w:sz="4" w:space="0" w:color="5B9BD5" w:themeColor="accent1"/>
              <w:right w:val="nil"/>
            </w:tcBorders>
            <w:vAlign w:val="bottom"/>
          </w:tcPr>
          <w:p w14:paraId="27CB23B0" w14:textId="217261AB" w:rsidR="00465D49" w:rsidRDefault="00465D49" w:rsidP="00465D49">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0,178</w:t>
            </w:r>
          </w:p>
        </w:tc>
        <w:tc>
          <w:tcPr>
            <w:tcW w:w="1097" w:type="pct"/>
            <w:tcBorders>
              <w:left w:val="nil"/>
            </w:tcBorders>
            <w:vAlign w:val="bottom"/>
          </w:tcPr>
          <w:p w14:paraId="3724D38E" w14:textId="3C45C9D3" w:rsidR="00465D49" w:rsidRDefault="00465D49" w:rsidP="00465D49">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0,822</w:t>
            </w:r>
          </w:p>
        </w:tc>
      </w:tr>
    </w:tbl>
    <w:p w14:paraId="6FCC32C2" w14:textId="4A8B00D6" w:rsidR="00465D49" w:rsidRDefault="00465D49" w:rsidP="00465D49">
      <w:pPr>
        <w:pStyle w:val="Caption"/>
        <w:rPr>
          <w:i w:val="0"/>
          <w:lang w:val="en-US"/>
        </w:rPr>
      </w:pPr>
      <w:bookmarkStart w:id="239" w:name="_Ref496538226"/>
      <w:r w:rsidRPr="008A4601">
        <w:rPr>
          <w:b/>
          <w:lang w:val="en-US"/>
        </w:rPr>
        <w:t xml:space="preserve">Table </w:t>
      </w:r>
      <w:r w:rsidRPr="008A4601">
        <w:rPr>
          <w:b/>
        </w:rPr>
        <w:fldChar w:fldCharType="begin"/>
      </w:r>
      <w:r w:rsidRPr="008A4601">
        <w:rPr>
          <w:b/>
          <w:lang w:val="en-US"/>
        </w:rPr>
        <w:instrText xml:space="preserve"> SEQ Table \* ARABIC </w:instrText>
      </w:r>
      <w:r w:rsidRPr="008A4601">
        <w:rPr>
          <w:b/>
        </w:rPr>
        <w:fldChar w:fldCharType="separate"/>
      </w:r>
      <w:r w:rsidR="007B0197">
        <w:rPr>
          <w:b/>
          <w:noProof/>
          <w:lang w:val="en-US"/>
        </w:rPr>
        <w:t>19</w:t>
      </w:r>
      <w:r w:rsidRPr="008A4601">
        <w:rPr>
          <w:b/>
        </w:rPr>
        <w:fldChar w:fldCharType="end"/>
      </w:r>
      <w:bookmarkEnd w:id="239"/>
      <w:r w:rsidRPr="008A4601">
        <w:rPr>
          <w:lang w:val="en-US"/>
        </w:rPr>
        <w:t xml:space="preserve">: </w:t>
      </w:r>
      <w:r w:rsidRPr="008A4601">
        <w:rPr>
          <w:i w:val="0"/>
          <w:lang w:val="en-US"/>
        </w:rPr>
        <w:t>Model averaging analyses performed on the binary dataset</w:t>
      </w:r>
      <w:r>
        <w:rPr>
          <w:i w:val="0"/>
          <w:lang w:val="en-US"/>
        </w:rPr>
        <w:t xml:space="preserve"> using </w:t>
      </w:r>
      <w:r w:rsidRPr="00465D49">
        <w:rPr>
          <w:rFonts w:ascii="Courier New" w:hAnsi="Courier New" w:cs="Courier New"/>
          <w:i w:val="0"/>
          <w:lang w:val="en-US"/>
        </w:rPr>
        <w:t>corHMM</w:t>
      </w:r>
      <w:r w:rsidRPr="008A4601">
        <w:rPr>
          <w:i w:val="0"/>
          <w:lang w:val="en-US"/>
        </w:rPr>
        <w:t>.</w:t>
      </w:r>
    </w:p>
    <w:p w14:paraId="5AF63C7E" w14:textId="3B2F2241" w:rsidR="00465D49" w:rsidRDefault="00465D49" w:rsidP="00465D49">
      <w:pPr>
        <w:jc w:val="both"/>
        <w:rPr>
          <w:lang w:val="en-US"/>
        </w:rPr>
      </w:pPr>
      <w:r>
        <w:rPr>
          <w:lang w:val="en-US"/>
        </w:rPr>
        <w:t>The results in this case lean a bit towards a marine origin of the root node, but are still not conclusive.</w:t>
      </w:r>
    </w:p>
    <w:p w14:paraId="1A41E0F9" w14:textId="4784F804" w:rsidR="009B4D49" w:rsidRDefault="009B4D49">
      <w:pPr>
        <w:rPr>
          <w:lang w:val="en-US"/>
        </w:rPr>
      </w:pPr>
      <w:r>
        <w:rPr>
          <w:lang w:val="en-US"/>
        </w:rPr>
        <w:br w:type="page"/>
      </w:r>
    </w:p>
    <w:p w14:paraId="532B95EE" w14:textId="33DEEB27" w:rsidR="00465D49" w:rsidRDefault="009B4D49" w:rsidP="009B4D49">
      <w:pPr>
        <w:pStyle w:val="Heading1"/>
        <w:rPr>
          <w:lang w:val="en-US"/>
        </w:rPr>
      </w:pPr>
      <w:bookmarkStart w:id="240" w:name="_Toc496791492"/>
      <w:r>
        <w:rPr>
          <w:lang w:val="en-US"/>
        </w:rPr>
        <w:lastRenderedPageBreak/>
        <w:t>Conclusions</w:t>
      </w:r>
      <w:bookmarkEnd w:id="240"/>
    </w:p>
    <w:p w14:paraId="50508353" w14:textId="75AA75FA" w:rsidR="009B4D49" w:rsidRDefault="009B4D49" w:rsidP="00944832">
      <w:pPr>
        <w:jc w:val="both"/>
        <w:rPr>
          <w:lang w:val="en-GB"/>
        </w:rPr>
      </w:pPr>
      <w:r w:rsidRPr="009B4D49">
        <w:rPr>
          <w:lang w:val="en-GB"/>
        </w:rPr>
        <w:t xml:space="preserve">Nakov et al. </w:t>
      </w:r>
      <w:sdt>
        <w:sdtPr>
          <w:rPr>
            <w:lang w:val="en-GB"/>
          </w:rPr>
          <w:id w:val="1883444190"/>
          <w:citation/>
        </w:sdtPr>
        <w:sdtContent>
          <w:r w:rsidRPr="009B4D49">
            <w:rPr>
              <w:lang w:val="en-GB"/>
            </w:rPr>
            <w:fldChar w:fldCharType="begin"/>
          </w:r>
          <w:r w:rsidRPr="009B4D49">
            <w:rPr>
              <w:lang w:val="en-GB"/>
            </w:rPr>
            <w:instrText xml:space="preserve"> CITATION Nak17 \l 1040 </w:instrText>
          </w:r>
          <w:r w:rsidRPr="009B4D49">
            <w:rPr>
              <w:lang w:val="en-GB"/>
            </w:rPr>
            <w:fldChar w:fldCharType="separate"/>
          </w:r>
          <w:r w:rsidRPr="009B4D49">
            <w:rPr>
              <w:noProof/>
              <w:lang w:val="en-GB"/>
            </w:rPr>
            <w:t>[1]</w:t>
          </w:r>
          <w:r w:rsidRPr="009B4D49">
            <w:rPr>
              <w:lang w:val="en-GB"/>
            </w:rPr>
            <w:fldChar w:fldCharType="end"/>
          </w:r>
        </w:sdtContent>
      </w:sdt>
      <w:r w:rsidRPr="009B4D49">
        <w:rPr>
          <w:lang w:val="en-GB"/>
        </w:rPr>
        <w:t xml:space="preserve"> have shown that using different models in reconstructing the habitat of the ancestors of chloroplast can yield </w:t>
      </w:r>
      <w:r w:rsidR="00EA1238">
        <w:rPr>
          <w:lang w:val="en-GB"/>
        </w:rPr>
        <w:t>fundamentally different</w:t>
      </w:r>
      <w:r w:rsidR="00EA1238" w:rsidRPr="009B4D49">
        <w:rPr>
          <w:lang w:val="en-GB"/>
        </w:rPr>
        <w:t xml:space="preserve"> </w:t>
      </w:r>
      <w:r w:rsidRPr="009B4D49">
        <w:rPr>
          <w:lang w:val="en-GB"/>
        </w:rPr>
        <w:t xml:space="preserve">results. </w:t>
      </w:r>
      <w:r>
        <w:rPr>
          <w:lang w:val="en-GB"/>
        </w:rPr>
        <w:t xml:space="preserve">In their analysis </w:t>
      </w:r>
      <w:sdt>
        <w:sdtPr>
          <w:rPr>
            <w:lang w:val="en-GB"/>
          </w:rPr>
          <w:id w:val="389149343"/>
          <w:citation/>
        </w:sdtPr>
        <w:sdtContent>
          <w:r>
            <w:rPr>
              <w:lang w:val="en-GB"/>
            </w:rPr>
            <w:fldChar w:fldCharType="begin"/>
          </w:r>
          <w:r w:rsidRPr="009B4D49">
            <w:rPr>
              <w:lang w:val="en-US"/>
            </w:rPr>
            <w:instrText xml:space="preserve"> CITATION Nak17 \l 1040 </w:instrText>
          </w:r>
          <w:r>
            <w:rPr>
              <w:lang w:val="en-GB"/>
            </w:rPr>
            <w:fldChar w:fldCharType="separate"/>
          </w:r>
          <w:r w:rsidRPr="009B4D49">
            <w:rPr>
              <w:noProof/>
              <w:lang w:val="en-US"/>
            </w:rPr>
            <w:t>[1]</w:t>
          </w:r>
          <w:r>
            <w:rPr>
              <w:lang w:val="en-GB"/>
            </w:rPr>
            <w:fldChar w:fldCharType="end"/>
          </w:r>
        </w:sdtContent>
      </w:sdt>
      <w:r>
        <w:rPr>
          <w:lang w:val="en-GB"/>
        </w:rPr>
        <w:t xml:space="preserve"> they suggest that the data mostly supports models that result in a marine ancestry for the three nodes of relevance (the root node, the MRCA of Archaeplastida and </w:t>
      </w:r>
      <w:r>
        <w:rPr>
          <w:i/>
          <w:lang w:val="en-GB"/>
        </w:rPr>
        <w:t>Gloeomargarita</w:t>
      </w:r>
      <w:r>
        <w:rPr>
          <w:lang w:val="en-GB"/>
        </w:rPr>
        <w:t xml:space="preserve"> and the MRCA of Archaeplastida).</w:t>
      </w:r>
    </w:p>
    <w:p w14:paraId="15A59921" w14:textId="5F9CA593" w:rsidR="00944832" w:rsidRDefault="009B4D49" w:rsidP="00944832">
      <w:pPr>
        <w:jc w:val="both"/>
        <w:rPr>
          <w:lang w:val="en-GB"/>
        </w:rPr>
      </w:pPr>
      <w:r>
        <w:rPr>
          <w:lang w:val="en-GB"/>
        </w:rPr>
        <w:t xml:space="preserve">Extending their </w:t>
      </w:r>
      <w:r w:rsidR="001D7E1C">
        <w:rPr>
          <w:lang w:val="en-GB"/>
        </w:rPr>
        <w:t xml:space="preserve">analyses </w:t>
      </w:r>
      <w:r>
        <w:rPr>
          <w:lang w:val="en-GB"/>
        </w:rPr>
        <w:t>while still using the same framework they used, however, we have shown that the data does not support a</w:t>
      </w:r>
      <w:r w:rsidR="00B26BEA">
        <w:rPr>
          <w:lang w:val="en-GB"/>
        </w:rPr>
        <w:t xml:space="preserve"> single </w:t>
      </w:r>
      <w:r>
        <w:rPr>
          <w:lang w:val="en-GB"/>
        </w:rPr>
        <w:t>model</w:t>
      </w:r>
      <w:r w:rsidR="00D07861">
        <w:rPr>
          <w:lang w:val="en-GB"/>
        </w:rPr>
        <w:t>.</w:t>
      </w:r>
      <w:r w:rsidR="004A3238">
        <w:rPr>
          <w:lang w:val="en-GB"/>
        </w:rPr>
        <w:t xml:space="preserve"> Most importantly</w:t>
      </w:r>
      <w:r w:rsidR="00944832">
        <w:rPr>
          <w:lang w:val="en-GB"/>
        </w:rPr>
        <w:t xml:space="preserve"> without considering biological information, no reliable conclusion can be made</w:t>
      </w:r>
      <w:r w:rsidR="00EE39F7">
        <w:rPr>
          <w:lang w:val="en-GB"/>
        </w:rPr>
        <w:t xml:space="preserve"> from the statistical analyses alone</w:t>
      </w:r>
      <w:r w:rsidR="00944832">
        <w:rPr>
          <w:lang w:val="en-GB"/>
        </w:rPr>
        <w:t>.</w:t>
      </w:r>
    </w:p>
    <w:p w14:paraId="3D9FBB43" w14:textId="2FE445BA" w:rsidR="009B4D49" w:rsidRDefault="00F70B0B" w:rsidP="00944832">
      <w:pPr>
        <w:jc w:val="both"/>
        <w:rPr>
          <w:lang w:val="en-GB"/>
        </w:rPr>
      </w:pPr>
      <w:r>
        <w:rPr>
          <w:lang w:val="en-GB"/>
        </w:rPr>
        <w:t>While not many studies have looked in</w:t>
      </w:r>
      <w:r w:rsidR="00157543">
        <w:rPr>
          <w:lang w:val="en-GB"/>
        </w:rPr>
        <w:t>to</w:t>
      </w:r>
      <w:r>
        <w:rPr>
          <w:lang w:val="en-GB"/>
        </w:rPr>
        <w:t xml:space="preserve"> </w:t>
      </w:r>
      <w:r w:rsidR="007A3FCC">
        <w:rPr>
          <w:lang w:val="en-GB"/>
        </w:rPr>
        <w:t>transition rates</w:t>
      </w:r>
      <w:r w:rsidR="00F60494">
        <w:rPr>
          <w:lang w:val="en-GB"/>
        </w:rPr>
        <w:t xml:space="preserve"> </w:t>
      </w:r>
      <w:r w:rsidR="0085768A">
        <w:rPr>
          <w:lang w:val="en-GB"/>
        </w:rPr>
        <w:t>between</w:t>
      </w:r>
      <w:r w:rsidR="00141BA9">
        <w:rPr>
          <w:lang w:val="en-GB"/>
        </w:rPr>
        <w:t xml:space="preserve"> freshwater </w:t>
      </w:r>
      <w:r w:rsidR="00141BA9">
        <w:rPr>
          <w:rFonts w:cstheme="minorHAnsi"/>
          <w:lang w:val="en-GB"/>
        </w:rPr>
        <w:t>↔</w:t>
      </w:r>
      <w:r w:rsidR="00141BA9">
        <w:rPr>
          <w:lang w:val="en-GB"/>
        </w:rPr>
        <w:t xml:space="preserve"> marine</w:t>
      </w:r>
      <w:r w:rsidR="003D17FA">
        <w:rPr>
          <w:lang w:val="en-GB"/>
        </w:rPr>
        <w:t xml:space="preserve"> </w:t>
      </w:r>
      <w:r w:rsidR="00CF357D">
        <w:rPr>
          <w:lang w:val="en-GB"/>
        </w:rPr>
        <w:t xml:space="preserve">taxa </w:t>
      </w:r>
      <w:r w:rsidR="0059185E">
        <w:rPr>
          <w:lang w:val="en-GB"/>
        </w:rPr>
        <w:t>across the tree of life</w:t>
      </w:r>
      <w:r w:rsidR="00944832">
        <w:rPr>
          <w:lang w:val="en-GB"/>
        </w:rPr>
        <w:t xml:space="preserve">, </w:t>
      </w:r>
      <w:r w:rsidR="00E31F62">
        <w:rPr>
          <w:lang w:val="en-GB"/>
        </w:rPr>
        <w:t xml:space="preserve">it </w:t>
      </w:r>
      <w:r w:rsidR="000A7DAA">
        <w:rPr>
          <w:lang w:val="en-GB"/>
        </w:rPr>
        <w:t>has been noted</w:t>
      </w:r>
      <w:r w:rsidR="00E31F62">
        <w:rPr>
          <w:lang w:val="en-GB"/>
        </w:rPr>
        <w:t xml:space="preserve"> that</w:t>
      </w:r>
      <w:r w:rsidR="00944832">
        <w:rPr>
          <w:lang w:val="en-GB"/>
        </w:rPr>
        <w:t xml:space="preserve"> transitions across salinity barriers are </w:t>
      </w:r>
      <w:r w:rsidR="004206B6">
        <w:rPr>
          <w:lang w:val="en-GB"/>
        </w:rPr>
        <w:t xml:space="preserve">likely </w:t>
      </w:r>
      <w:r w:rsidR="00944832">
        <w:rPr>
          <w:lang w:val="en-GB"/>
        </w:rPr>
        <w:t xml:space="preserve">rare </w:t>
      </w:r>
      <w:sdt>
        <w:sdtPr>
          <w:rPr>
            <w:lang w:val="en-GB"/>
          </w:rPr>
          <w:id w:val="-35666841"/>
          <w:citation/>
        </w:sdtPr>
        <w:sdtContent>
          <w:r w:rsidR="00944832">
            <w:rPr>
              <w:lang w:val="en-GB"/>
            </w:rPr>
            <w:fldChar w:fldCharType="begin"/>
          </w:r>
          <w:r w:rsidR="00944832" w:rsidRPr="00944832">
            <w:rPr>
              <w:lang w:val="en-US"/>
            </w:rPr>
            <w:instrText xml:space="preserve"> CITATION Log091 \l 1040 </w:instrText>
          </w:r>
          <w:r w:rsidR="00944832">
            <w:rPr>
              <w:lang w:val="en-GB"/>
            </w:rPr>
            <w:fldChar w:fldCharType="separate"/>
          </w:r>
          <w:r w:rsidR="00944832" w:rsidRPr="00944832">
            <w:rPr>
              <w:noProof/>
              <w:lang w:val="en-US"/>
            </w:rPr>
            <w:t>[6]</w:t>
          </w:r>
          <w:r w:rsidR="00944832">
            <w:rPr>
              <w:lang w:val="en-GB"/>
            </w:rPr>
            <w:fldChar w:fldCharType="end"/>
          </w:r>
        </w:sdtContent>
      </w:sdt>
      <w:r w:rsidR="00944832">
        <w:rPr>
          <w:lang w:val="en-GB"/>
        </w:rPr>
        <w:t xml:space="preserve">. </w:t>
      </w:r>
      <w:r w:rsidR="00D1412D">
        <w:rPr>
          <w:lang w:val="en-GB"/>
        </w:rPr>
        <w:t>By incorporating this</w:t>
      </w:r>
      <w:r w:rsidR="00944832">
        <w:rPr>
          <w:lang w:val="en-GB"/>
        </w:rPr>
        <w:t xml:space="preserve"> biological insight in the models that we used</w:t>
      </w:r>
      <w:r w:rsidR="003A35BE">
        <w:rPr>
          <w:lang w:val="en-GB"/>
        </w:rPr>
        <w:t>, our analyses</w:t>
      </w:r>
      <w:r w:rsidR="00944832">
        <w:rPr>
          <w:lang w:val="en-GB"/>
        </w:rPr>
        <w:t xml:space="preserve"> show that when low transition rates are assumed, a clear freshwater origin for the three nodes emerges.</w:t>
      </w:r>
    </w:p>
    <w:p w14:paraId="7FAB248D" w14:textId="7E93DD7A" w:rsidR="00C94C11" w:rsidRDefault="001505A2" w:rsidP="00DD25E6">
      <w:pPr>
        <w:widowControl w:val="0"/>
        <w:autoSpaceDE w:val="0"/>
        <w:autoSpaceDN w:val="0"/>
        <w:adjustRightInd w:val="0"/>
        <w:spacing w:after="0" w:line="240" w:lineRule="auto"/>
        <w:rPr>
          <w:lang w:val="en-GB"/>
        </w:rPr>
      </w:pPr>
      <w:r>
        <w:rPr>
          <w:lang w:val="en-GB"/>
        </w:rPr>
        <w:t>Understanding</w:t>
      </w:r>
      <w:r w:rsidR="00602488">
        <w:rPr>
          <w:lang w:val="en-GB"/>
        </w:rPr>
        <w:t xml:space="preserve"> the </w:t>
      </w:r>
      <w:r w:rsidR="009760DC">
        <w:rPr>
          <w:lang w:val="en-GB"/>
        </w:rPr>
        <w:t>e</w:t>
      </w:r>
      <w:r w:rsidR="00213C5F" w:rsidRPr="00DD25E6">
        <w:rPr>
          <w:lang w:val="en-GB"/>
        </w:rPr>
        <w:t>volution of ecological preference</w:t>
      </w:r>
      <w:r w:rsidR="000B4CDF" w:rsidRPr="009D486B">
        <w:rPr>
          <w:lang w:val="en-GB"/>
        </w:rPr>
        <w:t xml:space="preserve">s </w:t>
      </w:r>
      <w:r w:rsidR="00DF3115">
        <w:rPr>
          <w:lang w:val="en-GB"/>
        </w:rPr>
        <w:t xml:space="preserve">across photosynthetic eukaryotes </w:t>
      </w:r>
      <w:r w:rsidR="00971577">
        <w:rPr>
          <w:lang w:val="en-GB"/>
        </w:rPr>
        <w:t xml:space="preserve">will require </w:t>
      </w:r>
      <w:r w:rsidR="00D873CC">
        <w:rPr>
          <w:lang w:val="en-GB"/>
        </w:rPr>
        <w:t xml:space="preserve">more </w:t>
      </w:r>
      <w:r w:rsidR="0091657E">
        <w:rPr>
          <w:lang w:val="en-GB"/>
        </w:rPr>
        <w:t xml:space="preserve">research. </w:t>
      </w:r>
      <w:r w:rsidR="0030161D">
        <w:rPr>
          <w:lang w:val="en-GB"/>
        </w:rPr>
        <w:t xml:space="preserve"> It can be argued that by looking at </w:t>
      </w:r>
      <w:r w:rsidR="00D132D1">
        <w:rPr>
          <w:lang w:val="en-GB"/>
        </w:rPr>
        <w:t xml:space="preserve">one </w:t>
      </w:r>
      <w:r w:rsidR="00944832">
        <w:rPr>
          <w:lang w:val="en-GB"/>
        </w:rPr>
        <w:t xml:space="preserve">single character </w:t>
      </w:r>
      <w:r w:rsidR="00A94619">
        <w:rPr>
          <w:lang w:val="en-GB"/>
        </w:rPr>
        <w:t xml:space="preserve">this could be an </w:t>
      </w:r>
      <w:r w:rsidR="00944832">
        <w:rPr>
          <w:lang w:val="en-GB"/>
        </w:rPr>
        <w:t>oversimplification</w:t>
      </w:r>
      <w:r w:rsidR="001B76DD">
        <w:rPr>
          <w:lang w:val="en-GB"/>
        </w:rPr>
        <w:t xml:space="preserve">, and </w:t>
      </w:r>
      <w:r w:rsidR="00944832">
        <w:rPr>
          <w:lang w:val="en-GB"/>
        </w:rPr>
        <w:t xml:space="preserve">further studies </w:t>
      </w:r>
      <w:r w:rsidR="00230B3E">
        <w:rPr>
          <w:lang w:val="en-GB"/>
        </w:rPr>
        <w:t xml:space="preserve">should </w:t>
      </w:r>
      <w:r w:rsidR="00944832">
        <w:rPr>
          <w:lang w:val="en-GB"/>
        </w:rPr>
        <w:t>expand the</w:t>
      </w:r>
      <w:r w:rsidR="008B1822">
        <w:rPr>
          <w:lang w:val="en-GB"/>
        </w:rPr>
        <w:t>se</w:t>
      </w:r>
      <w:r w:rsidR="00944832">
        <w:rPr>
          <w:lang w:val="en-GB"/>
        </w:rPr>
        <w:t xml:space="preserve"> </w:t>
      </w:r>
      <w:r w:rsidR="008B1822">
        <w:rPr>
          <w:lang w:val="en-GB"/>
        </w:rPr>
        <w:t xml:space="preserve">analyses </w:t>
      </w:r>
      <w:r w:rsidR="00944832">
        <w:rPr>
          <w:lang w:val="en-GB"/>
        </w:rPr>
        <w:t xml:space="preserve">taking into </w:t>
      </w:r>
      <w:r w:rsidR="00FF36B0" w:rsidRPr="006C249A">
        <w:rPr>
          <w:lang w:val="en-GB"/>
        </w:rPr>
        <w:t xml:space="preserve">several traits describing the mechanisms behind the biosynthetic pathways responsible for ‘salt tolerance’, and a Bayesian approach to accurately assess the results. </w:t>
      </w:r>
    </w:p>
    <w:p w14:paraId="6F957545" w14:textId="2555C1EC" w:rsidR="005E5EC0" w:rsidRDefault="005E5EC0">
      <w:pPr>
        <w:rPr>
          <w:lang w:val="en-GB"/>
        </w:rPr>
      </w:pPr>
      <w:r>
        <w:rPr>
          <w:lang w:val="en-GB"/>
        </w:rPr>
        <w:br w:type="page"/>
      </w:r>
    </w:p>
    <w:bookmarkStart w:id="241" w:name="_Toc496791493" w:displacedByCustomXml="next"/>
    <w:sdt>
      <w:sdtPr>
        <w:rPr>
          <w:rFonts w:asciiTheme="minorHAnsi" w:eastAsiaTheme="minorHAnsi" w:hAnsiTheme="minorHAnsi" w:cstheme="minorBidi"/>
          <w:color w:val="auto"/>
          <w:sz w:val="22"/>
          <w:szCs w:val="22"/>
        </w:rPr>
        <w:id w:val="-287429266"/>
        <w:docPartObj>
          <w:docPartGallery w:val="Bibliographies"/>
          <w:docPartUnique/>
        </w:docPartObj>
      </w:sdtPr>
      <w:sdtContent>
        <w:p w14:paraId="40DE089E" w14:textId="2920E564" w:rsidR="008C31DB" w:rsidRDefault="008C31DB">
          <w:pPr>
            <w:pStyle w:val="Heading1"/>
          </w:pPr>
          <w:r>
            <w:t>References</w:t>
          </w:r>
          <w:bookmarkEnd w:id="241"/>
        </w:p>
        <w:sdt>
          <w:sdtPr>
            <w:id w:val="-573587230"/>
            <w:bibliography/>
          </w:sdtPr>
          <w:sdtContent>
            <w:p w14:paraId="15275C98" w14:textId="77777777" w:rsidR="008C31DB" w:rsidRDefault="008C31D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406"/>
              </w:tblGrid>
              <w:tr w:rsidR="008C31DB" w:rsidRPr="00C54AFB" w14:paraId="10838492" w14:textId="77777777">
                <w:trPr>
                  <w:divId w:val="1322348266"/>
                  <w:tblCellSpacing w:w="15" w:type="dxa"/>
                </w:trPr>
                <w:tc>
                  <w:tcPr>
                    <w:tcW w:w="50" w:type="pct"/>
                    <w:hideMark/>
                  </w:tcPr>
                  <w:p w14:paraId="31F526FC" w14:textId="6B862ADD" w:rsidR="008C31DB" w:rsidRDefault="008C31DB">
                    <w:pPr>
                      <w:pStyle w:val="Bibliography"/>
                      <w:rPr>
                        <w:noProof/>
                        <w:sz w:val="24"/>
                        <w:szCs w:val="24"/>
                      </w:rPr>
                    </w:pPr>
                    <w:r>
                      <w:rPr>
                        <w:noProof/>
                      </w:rPr>
                      <w:t xml:space="preserve">[1] </w:t>
                    </w:r>
                  </w:p>
                </w:tc>
                <w:tc>
                  <w:tcPr>
                    <w:tcW w:w="0" w:type="auto"/>
                    <w:hideMark/>
                  </w:tcPr>
                  <w:p w14:paraId="24E56C96" w14:textId="77777777" w:rsidR="008C31DB" w:rsidRPr="00927FE9" w:rsidRDefault="008C31DB">
                    <w:pPr>
                      <w:pStyle w:val="Bibliography"/>
                      <w:rPr>
                        <w:noProof/>
                        <w:lang w:val="en-US"/>
                      </w:rPr>
                    </w:pPr>
                    <w:r w:rsidRPr="00927FE9">
                      <w:rPr>
                        <w:noProof/>
                        <w:lang w:val="en-US"/>
                      </w:rPr>
                      <w:t>T. Nakov, J. Boyko, A. Alverson e J. Beaulieu, «Ecology of Primary Endosymbiosis,» 2017. [Online]. Available: https://github.com/teofiln/Ecology-of-Primary-Endosymbiosis.</w:t>
                    </w:r>
                  </w:p>
                </w:tc>
              </w:tr>
              <w:tr w:rsidR="008C31DB" w14:paraId="5DC3456D" w14:textId="77777777">
                <w:trPr>
                  <w:divId w:val="1322348266"/>
                  <w:tblCellSpacing w:w="15" w:type="dxa"/>
                </w:trPr>
                <w:tc>
                  <w:tcPr>
                    <w:tcW w:w="50" w:type="pct"/>
                    <w:hideMark/>
                  </w:tcPr>
                  <w:p w14:paraId="208192DB" w14:textId="77777777" w:rsidR="008C31DB" w:rsidRDefault="008C31DB">
                    <w:pPr>
                      <w:pStyle w:val="Bibliography"/>
                      <w:rPr>
                        <w:noProof/>
                      </w:rPr>
                    </w:pPr>
                    <w:r>
                      <w:rPr>
                        <w:noProof/>
                      </w:rPr>
                      <w:t xml:space="preserve">[2] </w:t>
                    </w:r>
                  </w:p>
                </w:tc>
                <w:tc>
                  <w:tcPr>
                    <w:tcW w:w="0" w:type="auto"/>
                    <w:hideMark/>
                  </w:tcPr>
                  <w:p w14:paraId="25EBAFC8" w14:textId="77777777" w:rsidR="008C31DB" w:rsidRDefault="008C31DB">
                    <w:pPr>
                      <w:pStyle w:val="Bibliography"/>
                      <w:rPr>
                        <w:noProof/>
                      </w:rPr>
                    </w:pPr>
                    <w:r w:rsidRPr="00927FE9">
                      <w:rPr>
                        <w:noProof/>
                        <w:lang w:val="en-US"/>
                      </w:rPr>
                      <w:t xml:space="preserve">S.-B. P, R. JA, P. D e K. AH, «Early photosynthetic eukaryotes inhabited low-salinity habitats,» </w:t>
                    </w:r>
                    <w:r w:rsidRPr="00927FE9">
                      <w:rPr>
                        <w:i/>
                        <w:iCs/>
                        <w:noProof/>
                        <w:lang w:val="en-US"/>
                      </w:rPr>
                      <w:t xml:space="preserve">Proc Natl Acad Sci USA, </w:t>
                    </w:r>
                    <w:r w:rsidRPr="00927FE9">
                      <w:rPr>
                        <w:noProof/>
                        <w:lang w:val="en-US"/>
                      </w:rPr>
                      <w:t xml:space="preserve">n. 114, pp. </w:t>
                    </w:r>
                    <w:r>
                      <w:rPr>
                        <w:noProof/>
                      </w:rPr>
                      <w:t xml:space="preserve">E7737-7745, 2017. </w:t>
                    </w:r>
                  </w:p>
                </w:tc>
              </w:tr>
              <w:tr w:rsidR="008C31DB" w14:paraId="6A60584B" w14:textId="77777777">
                <w:trPr>
                  <w:divId w:val="1322348266"/>
                  <w:tblCellSpacing w:w="15" w:type="dxa"/>
                </w:trPr>
                <w:tc>
                  <w:tcPr>
                    <w:tcW w:w="50" w:type="pct"/>
                    <w:hideMark/>
                  </w:tcPr>
                  <w:p w14:paraId="274B4229" w14:textId="77777777" w:rsidR="008C31DB" w:rsidRDefault="008C31DB">
                    <w:pPr>
                      <w:pStyle w:val="Bibliography"/>
                      <w:rPr>
                        <w:noProof/>
                      </w:rPr>
                    </w:pPr>
                    <w:r>
                      <w:rPr>
                        <w:noProof/>
                      </w:rPr>
                      <w:t xml:space="preserve">[3] </w:t>
                    </w:r>
                  </w:p>
                </w:tc>
                <w:tc>
                  <w:tcPr>
                    <w:tcW w:w="0" w:type="auto"/>
                    <w:hideMark/>
                  </w:tcPr>
                  <w:p w14:paraId="0D35F763" w14:textId="77777777" w:rsidR="008C31DB" w:rsidRDefault="008C31DB">
                    <w:pPr>
                      <w:pStyle w:val="Bibliography"/>
                      <w:rPr>
                        <w:noProof/>
                      </w:rPr>
                    </w:pPr>
                    <w:r w:rsidRPr="00927FE9">
                      <w:rPr>
                        <w:noProof/>
                        <w:lang w:val="en-US"/>
                      </w:rPr>
                      <w:t xml:space="preserve">S.-B. P, R. JA, P. D e K. AH, «Data from: Early photosynthetic eukaryotes inhabited low-salinity habitats,» 17 08 2017. </w:t>
                    </w:r>
                    <w:r>
                      <w:rPr>
                        <w:noProof/>
                      </w:rPr>
                      <w:t>[Online]. Available: http://datadryad.org/resource/doi:10.5061/dryad.421p2.</w:t>
                    </w:r>
                  </w:p>
                </w:tc>
              </w:tr>
              <w:tr w:rsidR="008C31DB" w14:paraId="3EA8DF8A" w14:textId="77777777">
                <w:trPr>
                  <w:divId w:val="1322348266"/>
                  <w:tblCellSpacing w:w="15" w:type="dxa"/>
                </w:trPr>
                <w:tc>
                  <w:tcPr>
                    <w:tcW w:w="50" w:type="pct"/>
                    <w:hideMark/>
                  </w:tcPr>
                  <w:p w14:paraId="0D283274" w14:textId="77777777" w:rsidR="008C31DB" w:rsidRDefault="008C31DB">
                    <w:pPr>
                      <w:pStyle w:val="Bibliography"/>
                      <w:rPr>
                        <w:noProof/>
                      </w:rPr>
                    </w:pPr>
                    <w:r>
                      <w:rPr>
                        <w:noProof/>
                      </w:rPr>
                      <w:t xml:space="preserve">[4] </w:t>
                    </w:r>
                  </w:p>
                </w:tc>
                <w:tc>
                  <w:tcPr>
                    <w:tcW w:w="0" w:type="auto"/>
                    <w:hideMark/>
                  </w:tcPr>
                  <w:p w14:paraId="5A24539F" w14:textId="77777777" w:rsidR="008C31DB" w:rsidRDefault="008C31DB">
                    <w:pPr>
                      <w:pStyle w:val="Bibliography"/>
                      <w:rPr>
                        <w:noProof/>
                      </w:rPr>
                    </w:pPr>
                    <w:r w:rsidRPr="00927FE9">
                      <w:rPr>
                        <w:noProof/>
                        <w:lang w:val="en-US"/>
                      </w:rPr>
                      <w:t xml:space="preserve">L. Revell, «Simulate stochastic character maps on a phylogenetic tree or trees,» [Online]. </w:t>
                    </w:r>
                    <w:r>
                      <w:rPr>
                        <w:noProof/>
                      </w:rPr>
                      <w:t>Available: http://www.phytools.org/static.help/make.simmap.html. [Consultato il giorno 10 11 2017].</w:t>
                    </w:r>
                  </w:p>
                </w:tc>
              </w:tr>
              <w:tr w:rsidR="008C31DB" w:rsidRPr="00C54AFB" w14:paraId="4A057049" w14:textId="77777777">
                <w:trPr>
                  <w:divId w:val="1322348266"/>
                  <w:tblCellSpacing w:w="15" w:type="dxa"/>
                </w:trPr>
                <w:tc>
                  <w:tcPr>
                    <w:tcW w:w="50" w:type="pct"/>
                    <w:hideMark/>
                  </w:tcPr>
                  <w:p w14:paraId="6F9496BC" w14:textId="77777777" w:rsidR="008C31DB" w:rsidRDefault="008C31DB">
                    <w:pPr>
                      <w:pStyle w:val="Bibliography"/>
                      <w:rPr>
                        <w:noProof/>
                      </w:rPr>
                    </w:pPr>
                    <w:r>
                      <w:rPr>
                        <w:noProof/>
                      </w:rPr>
                      <w:t xml:space="preserve">[5] </w:t>
                    </w:r>
                  </w:p>
                </w:tc>
                <w:tc>
                  <w:tcPr>
                    <w:tcW w:w="0" w:type="auto"/>
                    <w:hideMark/>
                  </w:tcPr>
                  <w:p w14:paraId="32678FD3" w14:textId="77777777" w:rsidR="008C31DB" w:rsidRPr="00927FE9" w:rsidRDefault="008C31DB">
                    <w:pPr>
                      <w:pStyle w:val="Bibliography"/>
                      <w:rPr>
                        <w:noProof/>
                        <w:lang w:val="en-US"/>
                      </w:rPr>
                    </w:pPr>
                    <w:r w:rsidRPr="00927FE9">
                      <w:rPr>
                        <w:noProof/>
                        <w:lang w:val="en-US"/>
                      </w:rPr>
                      <w:t xml:space="preserve">N. T, B. JB, A. AJ e B. JM, «Models with unequal transition rates favor marine origins of cyanobacteria and photosynthetic eukaryotes,» </w:t>
                    </w:r>
                    <w:r w:rsidRPr="00927FE9">
                      <w:rPr>
                        <w:i/>
                        <w:iCs/>
                        <w:noProof/>
                        <w:lang w:val="en-US"/>
                      </w:rPr>
                      <w:t xml:space="preserve">Proc Natl Acad Sci USA, </w:t>
                    </w:r>
                    <w:r w:rsidRPr="00927FE9">
                      <w:rPr>
                        <w:noProof/>
                        <w:lang w:val="en-US"/>
                      </w:rPr>
                      <w:t xml:space="preserve">2017. </w:t>
                    </w:r>
                  </w:p>
                </w:tc>
              </w:tr>
              <w:tr w:rsidR="008C31DB" w:rsidRPr="00C54AFB" w14:paraId="5830D209" w14:textId="77777777">
                <w:trPr>
                  <w:divId w:val="1322348266"/>
                  <w:tblCellSpacing w:w="15" w:type="dxa"/>
                </w:trPr>
                <w:tc>
                  <w:tcPr>
                    <w:tcW w:w="50" w:type="pct"/>
                    <w:hideMark/>
                  </w:tcPr>
                  <w:p w14:paraId="4DB18A2B" w14:textId="77777777" w:rsidR="008C31DB" w:rsidRDefault="008C31DB">
                    <w:pPr>
                      <w:pStyle w:val="Bibliography"/>
                      <w:rPr>
                        <w:noProof/>
                      </w:rPr>
                    </w:pPr>
                    <w:r>
                      <w:rPr>
                        <w:noProof/>
                      </w:rPr>
                      <w:t xml:space="preserve">[6] </w:t>
                    </w:r>
                  </w:p>
                </w:tc>
                <w:tc>
                  <w:tcPr>
                    <w:tcW w:w="0" w:type="auto"/>
                    <w:hideMark/>
                  </w:tcPr>
                  <w:p w14:paraId="2F0E71CF" w14:textId="77777777" w:rsidR="008C31DB" w:rsidRPr="00927FE9" w:rsidRDefault="008C31DB">
                    <w:pPr>
                      <w:pStyle w:val="Bibliography"/>
                      <w:rPr>
                        <w:noProof/>
                        <w:lang w:val="en-US"/>
                      </w:rPr>
                    </w:pPr>
                    <w:r w:rsidRPr="00927FE9">
                      <w:rPr>
                        <w:noProof/>
                        <w:lang w:val="en-US"/>
                      </w:rPr>
                      <w:t xml:space="preserve">R. Logares, J. Bråte, S. Bertilsson, J. Clasen, K. Shalchian-Tabrizi e K. Rengefors, «Infrequent marine–freshwater transitions in the microbial world,» </w:t>
                    </w:r>
                    <w:r w:rsidRPr="00927FE9">
                      <w:rPr>
                        <w:i/>
                        <w:iCs/>
                        <w:noProof/>
                        <w:lang w:val="en-US"/>
                      </w:rPr>
                      <w:t xml:space="preserve">Trends Microbiol, </w:t>
                    </w:r>
                    <w:r w:rsidRPr="00927FE9">
                      <w:rPr>
                        <w:noProof/>
                        <w:lang w:val="en-US"/>
                      </w:rPr>
                      <w:t xml:space="preserve">n. 17, pp. 414-422, 2009. </w:t>
                    </w:r>
                  </w:p>
                </w:tc>
              </w:tr>
              <w:tr w:rsidR="008C31DB" w:rsidRPr="00C54AFB" w14:paraId="5356F16F" w14:textId="77777777">
                <w:trPr>
                  <w:divId w:val="1322348266"/>
                  <w:tblCellSpacing w:w="15" w:type="dxa"/>
                </w:trPr>
                <w:tc>
                  <w:tcPr>
                    <w:tcW w:w="50" w:type="pct"/>
                    <w:hideMark/>
                  </w:tcPr>
                  <w:p w14:paraId="63F69A2E" w14:textId="77777777" w:rsidR="008C31DB" w:rsidRDefault="008C31DB">
                    <w:pPr>
                      <w:pStyle w:val="Bibliography"/>
                      <w:rPr>
                        <w:noProof/>
                      </w:rPr>
                    </w:pPr>
                    <w:r>
                      <w:rPr>
                        <w:noProof/>
                      </w:rPr>
                      <w:t xml:space="preserve">[7] </w:t>
                    </w:r>
                  </w:p>
                </w:tc>
                <w:tc>
                  <w:tcPr>
                    <w:tcW w:w="0" w:type="auto"/>
                    <w:hideMark/>
                  </w:tcPr>
                  <w:p w14:paraId="0685BAAB" w14:textId="77777777" w:rsidR="008C31DB" w:rsidRPr="00927FE9" w:rsidRDefault="008C31DB">
                    <w:pPr>
                      <w:pStyle w:val="Bibliography"/>
                      <w:rPr>
                        <w:noProof/>
                        <w:lang w:val="en-US"/>
                      </w:rPr>
                    </w:pPr>
                    <w:r w:rsidRPr="00927FE9">
                      <w:rPr>
                        <w:noProof/>
                        <w:lang w:val="en-US"/>
                      </w:rPr>
                      <w:t xml:space="preserve">R. Kass e A. Raftery, «Bayes Factors,» </w:t>
                    </w:r>
                    <w:r w:rsidRPr="00927FE9">
                      <w:rPr>
                        <w:i/>
                        <w:iCs/>
                        <w:noProof/>
                        <w:lang w:val="en-US"/>
                      </w:rPr>
                      <w:t xml:space="preserve">Journal of the American Statistical Association, </w:t>
                    </w:r>
                    <w:r w:rsidRPr="00927FE9">
                      <w:rPr>
                        <w:noProof/>
                        <w:lang w:val="en-US"/>
                      </w:rPr>
                      <w:t xml:space="preserve">vol. 90, n. 430, pp. 773-795, 1995. </w:t>
                    </w:r>
                  </w:p>
                </w:tc>
              </w:tr>
              <w:tr w:rsidR="008C31DB" w:rsidRPr="00C54AFB" w14:paraId="4C73BFA0" w14:textId="77777777">
                <w:trPr>
                  <w:divId w:val="1322348266"/>
                  <w:tblCellSpacing w:w="15" w:type="dxa"/>
                </w:trPr>
                <w:tc>
                  <w:tcPr>
                    <w:tcW w:w="50" w:type="pct"/>
                    <w:hideMark/>
                  </w:tcPr>
                  <w:p w14:paraId="49791BD2" w14:textId="77777777" w:rsidR="008C31DB" w:rsidRDefault="008C31DB">
                    <w:pPr>
                      <w:pStyle w:val="Bibliography"/>
                      <w:rPr>
                        <w:noProof/>
                      </w:rPr>
                    </w:pPr>
                    <w:r>
                      <w:rPr>
                        <w:noProof/>
                      </w:rPr>
                      <w:t xml:space="preserve">[8] </w:t>
                    </w:r>
                  </w:p>
                </w:tc>
                <w:tc>
                  <w:tcPr>
                    <w:tcW w:w="0" w:type="auto"/>
                    <w:hideMark/>
                  </w:tcPr>
                  <w:p w14:paraId="462D21BA" w14:textId="77777777" w:rsidR="008C31DB" w:rsidRPr="00927FE9" w:rsidRDefault="008C31DB">
                    <w:pPr>
                      <w:pStyle w:val="Bibliography"/>
                      <w:rPr>
                        <w:noProof/>
                        <w:lang w:val="en-US"/>
                      </w:rPr>
                    </w:pPr>
                    <w:r w:rsidRPr="00927FE9">
                      <w:rPr>
                        <w:noProof/>
                        <w:lang w:val="en-US"/>
                      </w:rPr>
                      <w:t>H. Jeffreys, The Theory of Probability, Oxford, 1961, p. 432.</w:t>
                    </w:r>
                  </w:p>
                </w:tc>
              </w:tr>
            </w:tbl>
            <w:p w14:paraId="0F8B3BEA" w14:textId="77777777" w:rsidR="008C31DB" w:rsidRPr="00927FE9" w:rsidRDefault="008C31DB">
              <w:pPr>
                <w:divId w:val="1322348266"/>
                <w:rPr>
                  <w:rFonts w:eastAsia="Times New Roman"/>
                  <w:noProof/>
                  <w:lang w:val="en-US"/>
                </w:rPr>
              </w:pPr>
            </w:p>
            <w:p w14:paraId="20FD7D40" w14:textId="0BF3F594" w:rsidR="008C31DB" w:rsidRDefault="008C31DB">
              <w:r>
                <w:rPr>
                  <w:b/>
                  <w:bCs/>
                  <w:noProof/>
                </w:rPr>
                <w:fldChar w:fldCharType="end"/>
              </w:r>
            </w:p>
          </w:sdtContent>
        </w:sdt>
      </w:sdtContent>
    </w:sdt>
    <w:p w14:paraId="2EE70727" w14:textId="77777777" w:rsidR="008C31DB" w:rsidRDefault="008C31DB">
      <w:pPr>
        <w:rPr>
          <w:rFonts w:asciiTheme="majorHAnsi" w:eastAsiaTheme="majorEastAsia" w:hAnsiTheme="majorHAnsi" w:cstheme="majorBidi"/>
          <w:color w:val="2E74B5" w:themeColor="accent1" w:themeShade="BF"/>
          <w:sz w:val="32"/>
          <w:szCs w:val="32"/>
          <w:lang w:val="en-US"/>
        </w:rPr>
      </w:pPr>
      <w:r>
        <w:rPr>
          <w:lang w:val="en-US"/>
        </w:rPr>
        <w:br w:type="page"/>
      </w:r>
    </w:p>
    <w:p w14:paraId="40BC92EE" w14:textId="045E40C2" w:rsidR="005E5EC0" w:rsidRPr="00DD25E6" w:rsidRDefault="005E5EC0" w:rsidP="005E5EC0">
      <w:pPr>
        <w:pStyle w:val="Heading1"/>
        <w:rPr>
          <w:lang w:val="en-US"/>
        </w:rPr>
      </w:pPr>
      <w:bookmarkStart w:id="242" w:name="_Toc496791494"/>
      <w:r w:rsidRPr="00DD25E6">
        <w:rPr>
          <w:lang w:val="en-US"/>
        </w:rPr>
        <w:lastRenderedPageBreak/>
        <w:t>Scripts</w:t>
      </w:r>
      <w:bookmarkEnd w:id="242"/>
    </w:p>
    <w:p w14:paraId="1D5D93C6" w14:textId="670BB0BC" w:rsidR="005E5EC0" w:rsidRDefault="005E5EC0" w:rsidP="005E5EC0">
      <w:pPr>
        <w:jc w:val="both"/>
        <w:rPr>
          <w:lang w:val="en-US"/>
        </w:rPr>
      </w:pPr>
      <w:r w:rsidRPr="0084634C">
        <w:rPr>
          <w:lang w:val="en-US"/>
        </w:rPr>
        <w:t xml:space="preserve">This section </w:t>
      </w:r>
      <w:r>
        <w:rPr>
          <w:lang w:val="en-US"/>
        </w:rPr>
        <w:t>describes</w:t>
      </w:r>
      <w:r w:rsidRPr="0084634C">
        <w:rPr>
          <w:lang w:val="en-US"/>
        </w:rPr>
        <w:t xml:space="preserve"> the scripts </w:t>
      </w:r>
      <w:r>
        <w:rPr>
          <w:lang w:val="en-US"/>
        </w:rPr>
        <w:t xml:space="preserve">and data files </w:t>
      </w:r>
      <w:r w:rsidRPr="0084634C">
        <w:rPr>
          <w:lang w:val="en-US"/>
        </w:rPr>
        <w:t>that were used to produce the results that have been presented.</w:t>
      </w:r>
      <w:r>
        <w:rPr>
          <w:lang w:val="en-US"/>
        </w:rPr>
        <w:t xml:space="preserve"> All the files can be download from</w:t>
      </w:r>
      <w:r w:rsidRPr="00B62F99">
        <w:rPr>
          <w:lang w:val="en-US"/>
        </w:rPr>
        <w:t xml:space="preserve"> </w:t>
      </w:r>
      <w:r w:rsidR="00C54AFB">
        <w:fldChar w:fldCharType="begin"/>
      </w:r>
      <w:r w:rsidR="00C54AFB" w:rsidRPr="00C54AFB">
        <w:rPr>
          <w:lang w:val="en-US"/>
          <w:rPrChange w:id="243" w:author="Giorgio Bianchini" w:date="2017-10-29T18:29:00Z">
            <w:rPr/>
          </w:rPrChange>
        </w:rPr>
        <w:instrText xml:space="preserve"> HYPERLINK "https://github.com/patrisan/Chloroplast_PNAS" </w:instrText>
      </w:r>
      <w:r w:rsidR="00C54AFB">
        <w:fldChar w:fldCharType="separate"/>
      </w:r>
      <w:r w:rsidR="00B62F99" w:rsidRPr="00C54AFB">
        <w:rPr>
          <w:rStyle w:val="Hyperlink"/>
          <w:lang w:val="en-US"/>
          <w:rPrChange w:id="244" w:author="Giorgio Bianchini" w:date="2017-10-29T18:29:00Z">
            <w:rPr>
              <w:rStyle w:val="Hyperlink"/>
            </w:rPr>
          </w:rPrChange>
        </w:rPr>
        <w:t>https://github.com/patrisan/Chloroplast_PNAS</w:t>
      </w:r>
      <w:r w:rsidR="00C54AFB">
        <w:rPr>
          <w:rStyle w:val="Hyperlink"/>
        </w:rPr>
        <w:fldChar w:fldCharType="end"/>
      </w:r>
      <w:r w:rsidR="00B62F99" w:rsidRPr="00BD1777">
        <w:rPr>
          <w:lang w:val="en-US"/>
        </w:rPr>
        <w:t>.</w:t>
      </w:r>
    </w:p>
    <w:p w14:paraId="29FAC835" w14:textId="77777777" w:rsidR="005E5EC0" w:rsidRDefault="005E5EC0" w:rsidP="005E5EC0">
      <w:pPr>
        <w:pStyle w:val="Heading2"/>
        <w:jc w:val="both"/>
        <w:rPr>
          <w:rFonts w:ascii="Courier New" w:hAnsi="Courier New" w:cs="Courier New"/>
          <w:lang w:val="en-US"/>
        </w:rPr>
      </w:pPr>
      <w:bookmarkStart w:id="245" w:name="_Toc496791495"/>
      <w:proofErr w:type="spellStart"/>
      <w:r>
        <w:rPr>
          <w:rFonts w:ascii="Courier New" w:hAnsi="Courier New" w:cs="Courier New"/>
          <w:lang w:val="en-US"/>
        </w:rPr>
        <w:t>sp_tree.tre</w:t>
      </w:r>
      <w:bookmarkEnd w:id="245"/>
      <w:proofErr w:type="spellEnd"/>
    </w:p>
    <w:p w14:paraId="14DF525A" w14:textId="77777777" w:rsidR="005E5EC0" w:rsidRDefault="005E5EC0" w:rsidP="005E5EC0">
      <w:pPr>
        <w:rPr>
          <w:lang w:val="en-US"/>
        </w:rPr>
      </w:pPr>
      <w:r>
        <w:rPr>
          <w:lang w:val="en-US"/>
        </w:rPr>
        <w:t>Calibrated molecular clock tree that was used as the tree underlying the ancestral state reconstruction.</w:t>
      </w:r>
    </w:p>
    <w:p w14:paraId="566709E8" w14:textId="77777777" w:rsidR="005E5EC0" w:rsidRPr="00BD1777" w:rsidRDefault="005E5EC0" w:rsidP="005E5EC0">
      <w:pPr>
        <w:pStyle w:val="Heading2"/>
        <w:rPr>
          <w:rFonts w:ascii="Courier New" w:hAnsi="Courier New" w:cs="Courier New"/>
          <w:lang w:val="en-US"/>
        </w:rPr>
      </w:pPr>
      <w:bookmarkStart w:id="246" w:name="_Toc496791496"/>
      <w:r w:rsidRPr="00BD1777">
        <w:rPr>
          <w:rFonts w:ascii="Courier New" w:hAnsi="Courier New" w:cs="Courier New"/>
          <w:lang w:val="en-US"/>
        </w:rPr>
        <w:t>Matrix_states.csv</w:t>
      </w:r>
      <w:bookmarkEnd w:id="246"/>
    </w:p>
    <w:p w14:paraId="49F3E07F" w14:textId="77777777" w:rsidR="005E5EC0" w:rsidRPr="00957A29" w:rsidRDefault="005E5EC0" w:rsidP="005E5EC0">
      <w:pPr>
        <w:rPr>
          <w:lang w:val="en-US"/>
        </w:rPr>
      </w:pPr>
      <w:r>
        <w:rPr>
          <w:lang w:val="en-US"/>
        </w:rPr>
        <w:t>Data file containing the habitats for the 119 taxa, for both the binary and multistate coding.</w:t>
      </w:r>
    </w:p>
    <w:p w14:paraId="2BF85276" w14:textId="77777777" w:rsidR="005E5EC0" w:rsidRDefault="005E5EC0" w:rsidP="005E5EC0">
      <w:pPr>
        <w:pStyle w:val="Heading2"/>
        <w:jc w:val="both"/>
        <w:rPr>
          <w:rFonts w:ascii="Courier New" w:hAnsi="Courier New" w:cs="Courier New"/>
          <w:lang w:val="en-US"/>
        </w:rPr>
      </w:pPr>
      <w:bookmarkStart w:id="247" w:name="_Ref496619421"/>
      <w:bookmarkStart w:id="248" w:name="_Toc496791497"/>
      <w:proofErr w:type="spellStart"/>
      <w:proofErr w:type="gramStart"/>
      <w:r w:rsidRPr="0084634C">
        <w:rPr>
          <w:rFonts w:ascii="Courier New" w:hAnsi="Courier New" w:cs="Courier New"/>
          <w:lang w:val="en-US"/>
        </w:rPr>
        <w:t>make.simmap</w:t>
      </w:r>
      <w:proofErr w:type="gramEnd"/>
      <w:r w:rsidRPr="0084634C">
        <w:rPr>
          <w:rFonts w:ascii="Courier New" w:hAnsi="Courier New" w:cs="Courier New"/>
          <w:lang w:val="en-US"/>
        </w:rPr>
        <w:t>.</w:t>
      </w:r>
      <w:r>
        <w:rPr>
          <w:rFonts w:ascii="Courier New" w:hAnsi="Courier New" w:cs="Courier New"/>
          <w:lang w:val="en-US"/>
        </w:rPr>
        <w:t>R</w:t>
      </w:r>
      <w:bookmarkEnd w:id="247"/>
      <w:bookmarkEnd w:id="248"/>
      <w:proofErr w:type="spellEnd"/>
    </w:p>
    <w:p w14:paraId="7080490A" w14:textId="77777777" w:rsidR="005E5EC0" w:rsidRPr="0084634C" w:rsidRDefault="005E5EC0" w:rsidP="005E5EC0">
      <w:pPr>
        <w:jc w:val="both"/>
        <w:rPr>
          <w:lang w:val="en-US"/>
        </w:rPr>
      </w:pPr>
      <w:r>
        <w:rPr>
          <w:lang w:val="en-US"/>
        </w:rPr>
        <w:t xml:space="preserve">This script is used to override the </w:t>
      </w:r>
      <w:r w:rsidRPr="0084634C">
        <w:rPr>
          <w:rFonts w:ascii="Courier New" w:hAnsi="Courier New" w:cs="Courier New"/>
          <w:lang w:val="en-US"/>
        </w:rPr>
        <w:t>make.simmap</w:t>
      </w:r>
      <w:r>
        <w:rPr>
          <w:lang w:val="en-US"/>
        </w:rPr>
        <w:t xml:space="preserve"> function of the </w:t>
      </w:r>
      <w:r w:rsidRPr="0084634C">
        <w:rPr>
          <w:rFonts w:ascii="Courier New" w:hAnsi="Courier New" w:cs="Courier New"/>
          <w:lang w:val="en-US"/>
        </w:rPr>
        <w:t>phytools</w:t>
      </w:r>
      <w:r>
        <w:rPr>
          <w:lang w:val="en-US"/>
        </w:rPr>
        <w:t xml:space="preserve"> package and allow it to report the log-maximum likelihood of the selected model.</w:t>
      </w:r>
    </w:p>
    <w:p w14:paraId="047EEC1D" w14:textId="77777777" w:rsidR="005E5EC0" w:rsidRDefault="005E5EC0" w:rsidP="005E5EC0">
      <w:pPr>
        <w:pStyle w:val="Heading2"/>
        <w:jc w:val="both"/>
        <w:rPr>
          <w:rFonts w:ascii="Courier New" w:hAnsi="Courier New" w:cs="Courier New"/>
          <w:lang w:val="en-US"/>
        </w:rPr>
      </w:pPr>
      <w:bookmarkStart w:id="249" w:name="_Toc496791498"/>
      <w:proofErr w:type="spellStart"/>
      <w:r>
        <w:rPr>
          <w:rFonts w:ascii="Courier New" w:hAnsi="Courier New" w:cs="Courier New"/>
          <w:lang w:val="en-US"/>
        </w:rPr>
        <w:t>plotSimmap</w:t>
      </w:r>
      <w:r w:rsidRPr="0084634C">
        <w:rPr>
          <w:rFonts w:ascii="Courier New" w:hAnsi="Courier New" w:cs="Courier New"/>
          <w:lang w:val="en-US"/>
        </w:rPr>
        <w:t>.r</w:t>
      </w:r>
      <w:bookmarkEnd w:id="249"/>
      <w:proofErr w:type="spellEnd"/>
    </w:p>
    <w:p w14:paraId="1434C22B" w14:textId="13DF64B7" w:rsidR="005E5EC0" w:rsidRDefault="005E5EC0" w:rsidP="005E5EC0">
      <w:pPr>
        <w:jc w:val="both"/>
        <w:rPr>
          <w:lang w:val="en-US"/>
        </w:rPr>
      </w:pPr>
      <w:r>
        <w:rPr>
          <w:lang w:val="en-US"/>
        </w:rPr>
        <w:t xml:space="preserve">This script runs a </w:t>
      </w:r>
      <w:proofErr w:type="spellStart"/>
      <w:r>
        <w:rPr>
          <w:lang w:val="en-US"/>
        </w:rPr>
        <w:t>simmap</w:t>
      </w:r>
      <w:proofErr w:type="spellEnd"/>
      <w:r>
        <w:rPr>
          <w:lang w:val="en-US"/>
        </w:rPr>
        <w:t xml:space="preserve"> analysis on both the binary data and the multistate data, for a given model. The output consists of two PDF files with the ance</w:t>
      </w:r>
      <w:r w:rsidR="00A55297">
        <w:rPr>
          <w:lang w:val="en-US"/>
        </w:rPr>
        <w:t>stral state reconstruction plots</w:t>
      </w:r>
      <w:r>
        <w:rPr>
          <w:lang w:val="en-US"/>
        </w:rPr>
        <w:t xml:space="preserve"> and of the rate matrices</w:t>
      </w:r>
      <w:r w:rsidR="00A55297">
        <w:rPr>
          <w:lang w:val="en-US"/>
        </w:rPr>
        <w:t>, log-maximum likelihoods</w:t>
      </w:r>
      <w:r>
        <w:rPr>
          <w:lang w:val="en-US"/>
        </w:rPr>
        <w:t xml:space="preserve"> and probabilities for the three key nodes, which are printed to the standard output. It should be invoked this way: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5E5EC0" w:rsidRPr="00C54AFB" w14:paraId="6ED366A1" w14:textId="77777777" w:rsidTr="00DD25E6">
        <w:tc>
          <w:tcPr>
            <w:tcW w:w="5000" w:type="pct"/>
            <w:shd w:val="clear" w:color="auto" w:fill="E7E6E6" w:themeFill="background2"/>
          </w:tcPr>
          <w:p w14:paraId="556DC2B4" w14:textId="77777777" w:rsidR="005E5EC0" w:rsidRPr="007A50D2" w:rsidRDefault="005E5EC0" w:rsidP="005E5EC0">
            <w:pPr>
              <w:jc w:val="both"/>
              <w:rPr>
                <w:rFonts w:ascii="Courier New" w:hAnsi="Courier New" w:cs="Courier New"/>
                <w:lang w:val="en-US"/>
              </w:rPr>
            </w:pPr>
            <w:proofErr w:type="spellStart"/>
            <w:r w:rsidRPr="00DD25E6">
              <w:rPr>
                <w:rFonts w:ascii="Courier New" w:hAnsi="Courier New" w:cs="Courier New"/>
                <w:sz w:val="18"/>
                <w:lang w:val="en-US"/>
              </w:rPr>
              <w:t>Rscript</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plotSimmap.r</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sp_tree.tre</w:t>
            </w:r>
            <w:proofErr w:type="spellEnd"/>
            <w:r w:rsidRPr="00DD25E6">
              <w:rPr>
                <w:rFonts w:ascii="Courier New" w:hAnsi="Courier New" w:cs="Courier New"/>
                <w:sz w:val="18"/>
                <w:lang w:val="en-US"/>
              </w:rPr>
              <w:t xml:space="preserve"> Matrix_states.csv &lt;model&gt; &lt;seed&gt;</w:t>
            </w:r>
          </w:p>
        </w:tc>
      </w:tr>
    </w:tbl>
    <w:p w14:paraId="5AB88AC2" w14:textId="01561A3A" w:rsidR="005E5EC0" w:rsidRDefault="005E5EC0" w:rsidP="00DD25E6">
      <w:pPr>
        <w:spacing w:before="160"/>
        <w:jc w:val="both"/>
        <w:rPr>
          <w:lang w:val="en-US"/>
        </w:rPr>
      </w:pPr>
      <w:r>
        <w:rPr>
          <w:lang w:val="en-US"/>
        </w:rPr>
        <w:t>We used 20170921 as seed (</w:t>
      </w:r>
      <w:proofErr w:type="gramStart"/>
      <w:r>
        <w:rPr>
          <w:lang w:val="en-US"/>
        </w:rPr>
        <w:t>in order to</w:t>
      </w:r>
      <w:proofErr w:type="gramEnd"/>
      <w:r>
        <w:rPr>
          <w:lang w:val="en-US"/>
        </w:rPr>
        <w:t xml:space="preserve"> match what has been done by Nakov et al. </w:t>
      </w:r>
      <w:sdt>
        <w:sdtPr>
          <w:rPr>
            <w:lang w:val="en-US"/>
          </w:rPr>
          <w:id w:val="1811671050"/>
          <w:citation/>
        </w:sdtPr>
        <w:sdtContent>
          <w:r>
            <w:rPr>
              <w:lang w:val="en-US"/>
            </w:rPr>
            <w:fldChar w:fldCharType="begin"/>
          </w:r>
          <w:r w:rsidRPr="00DD25E6">
            <w:rPr>
              <w:lang w:val="en-US"/>
            </w:rPr>
            <w:instrText xml:space="preserve"> CITATION Nak17 \l 1040 </w:instrText>
          </w:r>
          <w:r>
            <w:rPr>
              <w:lang w:val="en-US"/>
            </w:rPr>
            <w:fldChar w:fldCharType="separate"/>
          </w:r>
          <w:r w:rsidRPr="00DD25E6">
            <w:rPr>
              <w:noProof/>
              <w:lang w:val="en-US"/>
            </w:rPr>
            <w:t>[1]</w:t>
          </w:r>
          <w:r>
            <w:rPr>
              <w:lang w:val="en-US"/>
            </w:rPr>
            <w:fldChar w:fldCharType="end"/>
          </w:r>
        </w:sdtContent>
      </w:sdt>
      <w:r>
        <w:rPr>
          <w:lang w:val="en-US"/>
        </w:rPr>
        <w:t>.</w:t>
      </w:r>
    </w:p>
    <w:p w14:paraId="2241BE5F" w14:textId="6FC90AE3" w:rsidR="005E5EC0" w:rsidRDefault="005E5EC0" w:rsidP="00DD25E6">
      <w:pPr>
        <w:pStyle w:val="Heading2"/>
        <w:jc w:val="both"/>
        <w:rPr>
          <w:rFonts w:ascii="Courier New" w:hAnsi="Courier New" w:cs="Courier New"/>
          <w:lang w:val="en-US"/>
        </w:rPr>
      </w:pPr>
      <w:bookmarkStart w:id="250" w:name="_Toc496791499"/>
      <w:proofErr w:type="spellStart"/>
      <w:r>
        <w:rPr>
          <w:rFonts w:ascii="Courier New" w:hAnsi="Courier New" w:cs="Courier New"/>
          <w:lang w:val="en-US"/>
        </w:rPr>
        <w:t>plotSimmapBinarySAICc</w:t>
      </w:r>
      <w:r w:rsidRPr="0084634C">
        <w:rPr>
          <w:rFonts w:ascii="Courier New" w:hAnsi="Courier New" w:cs="Courier New"/>
          <w:lang w:val="en-US"/>
        </w:rPr>
        <w:t>.r</w:t>
      </w:r>
      <w:bookmarkEnd w:id="250"/>
      <w:proofErr w:type="spellEnd"/>
    </w:p>
    <w:p w14:paraId="6623DC37" w14:textId="2B4C1EAE" w:rsidR="005E5EC0" w:rsidRPr="00DD25E6" w:rsidRDefault="005E5EC0" w:rsidP="00DD25E6">
      <w:pPr>
        <w:pStyle w:val="Heading2"/>
        <w:jc w:val="both"/>
        <w:rPr>
          <w:rFonts w:ascii="Courier New" w:hAnsi="Courier New" w:cs="Courier New"/>
          <w:lang w:val="en-US"/>
        </w:rPr>
      </w:pPr>
      <w:bookmarkStart w:id="251" w:name="_Toc496791500"/>
      <w:proofErr w:type="spellStart"/>
      <w:r>
        <w:rPr>
          <w:rFonts w:ascii="Courier New" w:hAnsi="Courier New" w:cs="Courier New"/>
          <w:lang w:val="en-US"/>
        </w:rPr>
        <w:t>plotSimmapBinaryBMA</w:t>
      </w:r>
      <w:r w:rsidRPr="0084634C">
        <w:rPr>
          <w:rFonts w:ascii="Courier New" w:hAnsi="Courier New" w:cs="Courier New"/>
          <w:lang w:val="en-US"/>
        </w:rPr>
        <w:t>.r</w:t>
      </w:r>
      <w:bookmarkEnd w:id="251"/>
      <w:proofErr w:type="spellEnd"/>
    </w:p>
    <w:p w14:paraId="61BD528D" w14:textId="3C8968CB" w:rsidR="005E5EC0" w:rsidRDefault="005E5EC0" w:rsidP="005E5EC0">
      <w:pPr>
        <w:pStyle w:val="Heading2"/>
        <w:jc w:val="both"/>
        <w:rPr>
          <w:rFonts w:ascii="Courier New" w:hAnsi="Courier New" w:cs="Courier New"/>
          <w:lang w:val="en-US"/>
        </w:rPr>
      </w:pPr>
      <w:bookmarkStart w:id="252" w:name="_Toc496791501"/>
      <w:proofErr w:type="spellStart"/>
      <w:r>
        <w:rPr>
          <w:rFonts w:ascii="Courier New" w:hAnsi="Courier New" w:cs="Courier New"/>
          <w:lang w:val="en-US"/>
        </w:rPr>
        <w:t>plotSimmapMultistateSAICc</w:t>
      </w:r>
      <w:r w:rsidRPr="0084634C">
        <w:rPr>
          <w:rFonts w:ascii="Courier New" w:hAnsi="Courier New" w:cs="Courier New"/>
          <w:lang w:val="en-US"/>
        </w:rPr>
        <w:t>.r</w:t>
      </w:r>
      <w:bookmarkEnd w:id="252"/>
      <w:proofErr w:type="spellEnd"/>
    </w:p>
    <w:p w14:paraId="2C5C212C" w14:textId="499BB6DE" w:rsidR="005E5EC0" w:rsidRDefault="005E5EC0" w:rsidP="005E5EC0">
      <w:pPr>
        <w:pStyle w:val="Heading2"/>
        <w:jc w:val="both"/>
        <w:rPr>
          <w:rFonts w:ascii="Courier New" w:hAnsi="Courier New" w:cs="Courier New"/>
          <w:lang w:val="en-US"/>
        </w:rPr>
      </w:pPr>
      <w:bookmarkStart w:id="253" w:name="_Toc496791502"/>
      <w:proofErr w:type="spellStart"/>
      <w:r>
        <w:rPr>
          <w:rFonts w:ascii="Courier New" w:hAnsi="Courier New" w:cs="Courier New"/>
          <w:lang w:val="en-US"/>
        </w:rPr>
        <w:t>plotSimmapMultistateBMA</w:t>
      </w:r>
      <w:r w:rsidRPr="0084634C">
        <w:rPr>
          <w:rFonts w:ascii="Courier New" w:hAnsi="Courier New" w:cs="Courier New"/>
          <w:lang w:val="en-US"/>
        </w:rPr>
        <w:t>.r</w:t>
      </w:r>
      <w:bookmarkEnd w:id="253"/>
      <w:proofErr w:type="spellEnd"/>
    </w:p>
    <w:p w14:paraId="37F4ADA4" w14:textId="321B1B1F" w:rsidR="005E5EC0" w:rsidRDefault="005E5EC0" w:rsidP="00944832">
      <w:pPr>
        <w:jc w:val="both"/>
        <w:rPr>
          <w:lang w:val="en-US"/>
        </w:rPr>
      </w:pPr>
      <w:r>
        <w:rPr>
          <w:lang w:val="en-US"/>
        </w:rPr>
        <w:t xml:space="preserve">These scripts run the model-averaged </w:t>
      </w:r>
      <w:proofErr w:type="spellStart"/>
      <w:r>
        <w:rPr>
          <w:lang w:val="en-US"/>
        </w:rPr>
        <w:t>simmap</w:t>
      </w:r>
      <w:proofErr w:type="spellEnd"/>
      <w:r>
        <w:rPr>
          <w:lang w:val="en-US"/>
        </w:rPr>
        <w:t xml:space="preserve"> analyses. The output consists of a pdf file with the ancestral state reconstruction plot and of the rate matrix and probabilities for the three key nodes, which are printed to the standard output. They should be invoked this way: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5E5EC0" w:rsidRPr="00C54AFB" w14:paraId="490F1434" w14:textId="77777777" w:rsidTr="00DD25E6">
        <w:tc>
          <w:tcPr>
            <w:tcW w:w="5000" w:type="pct"/>
            <w:shd w:val="clear" w:color="auto" w:fill="E7E6E6" w:themeFill="background2"/>
          </w:tcPr>
          <w:p w14:paraId="19C8D7E4" w14:textId="4A0128D8" w:rsidR="005E5EC0" w:rsidRPr="00567468" w:rsidRDefault="005E5EC0" w:rsidP="005E5EC0">
            <w:pPr>
              <w:jc w:val="both"/>
              <w:rPr>
                <w:rFonts w:ascii="Courier New" w:hAnsi="Courier New" w:cs="Courier New"/>
                <w:lang w:val="en-US"/>
              </w:rPr>
            </w:pPr>
            <w:proofErr w:type="spellStart"/>
            <w:r w:rsidRPr="00DD25E6">
              <w:rPr>
                <w:rFonts w:ascii="Courier New" w:hAnsi="Courier New" w:cs="Courier New"/>
                <w:sz w:val="18"/>
                <w:lang w:val="en-US"/>
              </w:rPr>
              <w:t>Rscript</w:t>
            </w:r>
            <w:proofErr w:type="spellEnd"/>
            <w:r w:rsidRPr="00DD25E6">
              <w:rPr>
                <w:rFonts w:ascii="Courier New" w:hAnsi="Courier New" w:cs="Courier New"/>
                <w:sz w:val="18"/>
                <w:lang w:val="en-US"/>
              </w:rPr>
              <w:t xml:space="preserve"> &lt;script name&gt; </w:t>
            </w:r>
            <w:proofErr w:type="spellStart"/>
            <w:r w:rsidRPr="00DD25E6">
              <w:rPr>
                <w:rFonts w:ascii="Courier New" w:hAnsi="Courier New" w:cs="Courier New"/>
                <w:sz w:val="18"/>
                <w:lang w:val="en-US"/>
              </w:rPr>
              <w:t>sp_tree.tre</w:t>
            </w:r>
            <w:proofErr w:type="spellEnd"/>
            <w:r w:rsidRPr="00DD25E6">
              <w:rPr>
                <w:rFonts w:ascii="Courier New" w:hAnsi="Courier New" w:cs="Courier New"/>
                <w:sz w:val="18"/>
                <w:lang w:val="en-US"/>
              </w:rPr>
              <w:t xml:space="preserve"> Matrix_states.csv &lt;seed&gt;</w:t>
            </w:r>
          </w:p>
        </w:tc>
      </w:tr>
    </w:tbl>
    <w:p w14:paraId="00A04668" w14:textId="12842FE3" w:rsidR="005E5EC0" w:rsidRDefault="005E5EC0" w:rsidP="00DD25E6">
      <w:pPr>
        <w:spacing w:before="160"/>
        <w:jc w:val="both"/>
        <w:rPr>
          <w:lang w:val="en-US"/>
        </w:rPr>
      </w:pPr>
      <w:r>
        <w:rPr>
          <w:lang w:val="en-US"/>
        </w:rPr>
        <w:t>Again, we used 20170921 as seed. Note that the transition rates are hard-coded in the scripts.</w:t>
      </w:r>
    </w:p>
    <w:p w14:paraId="0C73E84F" w14:textId="1794F538" w:rsidR="00A55297" w:rsidRDefault="00A55297" w:rsidP="005E5EC0">
      <w:pPr>
        <w:pStyle w:val="Heading2"/>
        <w:jc w:val="both"/>
        <w:rPr>
          <w:rFonts w:ascii="Courier New" w:hAnsi="Courier New" w:cs="Courier New"/>
          <w:lang w:val="en-US"/>
        </w:rPr>
      </w:pPr>
      <w:bookmarkStart w:id="254" w:name="_Toc496791503"/>
      <w:proofErr w:type="spellStart"/>
      <w:r>
        <w:rPr>
          <w:rFonts w:ascii="Courier New" w:hAnsi="Courier New" w:cs="Courier New"/>
          <w:lang w:val="en-US"/>
        </w:rPr>
        <w:t>plotSimmap_MCMC.r</w:t>
      </w:r>
      <w:bookmarkEnd w:id="254"/>
      <w:proofErr w:type="spellEnd"/>
    </w:p>
    <w:p w14:paraId="671D2973" w14:textId="62B34CAE" w:rsidR="00A55297" w:rsidRDefault="00A55297" w:rsidP="00A55297">
      <w:pPr>
        <w:jc w:val="both"/>
        <w:rPr>
          <w:lang w:val="en-US"/>
        </w:rPr>
      </w:pPr>
      <w:r>
        <w:rPr>
          <w:lang w:val="en-US"/>
        </w:rPr>
        <w:t xml:space="preserve">This script is used to run </w:t>
      </w:r>
      <w:proofErr w:type="spellStart"/>
      <w:r>
        <w:rPr>
          <w:lang w:val="en-US"/>
        </w:rPr>
        <w:t>simmap</w:t>
      </w:r>
      <w:proofErr w:type="spellEnd"/>
      <w:r>
        <w:rPr>
          <w:lang w:val="en-US"/>
        </w:rPr>
        <w:t xml:space="preserve"> analyses with the transition rate matrix sampled from a posterior distribution with a specified prior, for a given model. The output consists of two PDF files with the ancestral state reconstruction plots, of the average transition rate matrices and of the probabilities for the three key nodes, which are printed to the standard output. It should be invoked this way:</w:t>
      </w:r>
      <w:r w:rsidRPr="00A55297">
        <w:rPr>
          <w:lang w:val="en-US"/>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A55297" w:rsidRPr="00C54AFB" w14:paraId="019C4297" w14:textId="77777777" w:rsidTr="00706CD9">
        <w:tc>
          <w:tcPr>
            <w:tcW w:w="5000" w:type="pct"/>
            <w:shd w:val="clear" w:color="auto" w:fill="E7E6E6" w:themeFill="background2"/>
          </w:tcPr>
          <w:p w14:paraId="64CC0302" w14:textId="79BD89E1" w:rsidR="00A55297" w:rsidRPr="00567468" w:rsidRDefault="00A55297" w:rsidP="00706CD9">
            <w:pPr>
              <w:jc w:val="both"/>
              <w:rPr>
                <w:rFonts w:ascii="Courier New" w:hAnsi="Courier New" w:cs="Courier New"/>
                <w:lang w:val="en-US"/>
              </w:rPr>
            </w:pPr>
            <w:proofErr w:type="spellStart"/>
            <w:r w:rsidRPr="00DD25E6">
              <w:rPr>
                <w:rFonts w:ascii="Courier New" w:hAnsi="Courier New" w:cs="Courier New"/>
                <w:sz w:val="18"/>
                <w:lang w:val="en-US"/>
              </w:rPr>
              <w:t>Rscript</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plotSimmap_MCMC.r</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sp_tree.tre</w:t>
            </w:r>
            <w:proofErr w:type="spellEnd"/>
            <w:r w:rsidRPr="00DD25E6">
              <w:rPr>
                <w:rFonts w:ascii="Courier New" w:hAnsi="Courier New" w:cs="Courier New"/>
                <w:sz w:val="18"/>
                <w:lang w:val="en-US"/>
              </w:rPr>
              <w:t xml:space="preserve"> Matrix_states.csv &lt;model&gt; &lt;seed&gt; &lt;alpha&gt; &lt;beta&gt;</w:t>
            </w:r>
          </w:p>
        </w:tc>
      </w:tr>
    </w:tbl>
    <w:p w14:paraId="2FEF5341" w14:textId="68BF122B" w:rsidR="0097726B" w:rsidRPr="00DD25E6" w:rsidRDefault="00A55297" w:rsidP="00DD25E6">
      <w:pPr>
        <w:spacing w:before="160"/>
        <w:jc w:val="both"/>
        <w:rPr>
          <w:lang w:val="en-US"/>
        </w:rPr>
      </w:pPr>
      <w:r>
        <w:rPr>
          <w:lang w:val="en-US"/>
        </w:rPr>
        <w:t xml:space="preserve">Where </w:t>
      </w:r>
      <w:r w:rsidRPr="00DD25E6">
        <w:rPr>
          <w:rFonts w:ascii="Courier New" w:hAnsi="Courier New" w:cs="Courier New"/>
          <w:lang w:val="en-US"/>
        </w:rPr>
        <w:t>alpha</w:t>
      </w:r>
      <w:r>
        <w:rPr>
          <w:lang w:val="en-US"/>
        </w:rPr>
        <w:t xml:space="preserve"> and </w:t>
      </w:r>
      <w:r w:rsidRPr="00DD25E6">
        <w:rPr>
          <w:rFonts w:ascii="Courier New" w:hAnsi="Courier New" w:cs="Courier New"/>
          <w:lang w:val="en-US"/>
        </w:rPr>
        <w:t>beta</w:t>
      </w:r>
      <w:r>
        <w:rPr>
          <w:lang w:val="en-US"/>
        </w:rPr>
        <w:t xml:space="preserve"> are the parameters of the beta distribution that is used as prior for the transition rates.</w:t>
      </w:r>
      <w:r w:rsidR="0097726B">
        <w:rPr>
          <w:lang w:val="en-US"/>
        </w:rPr>
        <w:t xml:space="preserve"> The seed that we used was still 20170921.</w:t>
      </w:r>
    </w:p>
    <w:p w14:paraId="5E29C57F" w14:textId="099DF95C" w:rsidR="005E5EC0" w:rsidRDefault="005E5EC0" w:rsidP="005E5EC0">
      <w:pPr>
        <w:pStyle w:val="Heading2"/>
        <w:jc w:val="both"/>
        <w:rPr>
          <w:rFonts w:ascii="Courier New" w:hAnsi="Courier New" w:cs="Courier New"/>
          <w:lang w:val="en-US"/>
        </w:rPr>
      </w:pPr>
      <w:bookmarkStart w:id="255" w:name="_Toc496791504"/>
      <w:proofErr w:type="spellStart"/>
      <w:r>
        <w:rPr>
          <w:rFonts w:ascii="Courier New" w:hAnsi="Courier New" w:cs="Courier New"/>
          <w:lang w:val="en-US"/>
        </w:rPr>
        <w:t>plotCorHMM</w:t>
      </w:r>
      <w:r w:rsidRPr="0084634C">
        <w:rPr>
          <w:rFonts w:ascii="Courier New" w:hAnsi="Courier New" w:cs="Courier New"/>
          <w:lang w:val="en-US"/>
        </w:rPr>
        <w:t>.r</w:t>
      </w:r>
      <w:bookmarkEnd w:id="255"/>
      <w:proofErr w:type="spellEnd"/>
    </w:p>
    <w:p w14:paraId="742DBFB3" w14:textId="3A716EB9" w:rsidR="005E5EC0" w:rsidRDefault="005E5EC0" w:rsidP="00DD25E6">
      <w:pPr>
        <w:spacing w:before="160"/>
        <w:jc w:val="both"/>
        <w:rPr>
          <w:lang w:val="en-US"/>
        </w:rPr>
      </w:pPr>
      <w:r>
        <w:rPr>
          <w:lang w:val="en-US"/>
        </w:rPr>
        <w:t xml:space="preserve">This script runs the </w:t>
      </w:r>
      <w:r w:rsidRPr="00DD25E6">
        <w:rPr>
          <w:rFonts w:ascii="Courier New" w:hAnsi="Courier New" w:cs="Courier New"/>
          <w:lang w:val="en-US"/>
        </w:rPr>
        <w:t>corHMM</w:t>
      </w:r>
      <w:r>
        <w:rPr>
          <w:lang w:val="en-US"/>
        </w:rPr>
        <w:t xml:space="preserve"> analyses with both datasets and all models. </w:t>
      </w:r>
      <w:r w:rsidR="00A55297">
        <w:rPr>
          <w:lang w:val="en-US"/>
        </w:rPr>
        <w:t>The output consists of 11 pdf files with ancestral state reconstructions and of the rate matrices, log-maximum likelihoods and probabilities for the three key nodes, which are printed to the standard output. It should be invoked this way: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A55297" w:rsidRPr="00C54AFB" w14:paraId="27DFD53B" w14:textId="77777777" w:rsidTr="00706CD9">
        <w:tc>
          <w:tcPr>
            <w:tcW w:w="5000" w:type="pct"/>
            <w:shd w:val="clear" w:color="auto" w:fill="E7E6E6" w:themeFill="background2"/>
          </w:tcPr>
          <w:p w14:paraId="071ABD61" w14:textId="00B7F99F" w:rsidR="00A55297" w:rsidRPr="00567468" w:rsidRDefault="00A55297" w:rsidP="00706CD9">
            <w:pPr>
              <w:jc w:val="both"/>
              <w:rPr>
                <w:rFonts w:ascii="Courier New" w:hAnsi="Courier New" w:cs="Courier New"/>
                <w:lang w:val="en-US"/>
              </w:rPr>
            </w:pPr>
            <w:proofErr w:type="spellStart"/>
            <w:r w:rsidRPr="00DD25E6">
              <w:rPr>
                <w:rFonts w:ascii="Courier New" w:hAnsi="Courier New" w:cs="Courier New"/>
                <w:sz w:val="18"/>
                <w:lang w:val="en-US"/>
              </w:rPr>
              <w:t>Rscript</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plotCorHMM.r</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sp_tree.tre</w:t>
            </w:r>
            <w:proofErr w:type="spellEnd"/>
            <w:r w:rsidRPr="00DD25E6">
              <w:rPr>
                <w:rFonts w:ascii="Courier New" w:hAnsi="Courier New" w:cs="Courier New"/>
                <w:sz w:val="18"/>
                <w:lang w:val="en-US"/>
              </w:rPr>
              <w:t xml:space="preserve"> Matrix_states.csv &lt;seed&gt;</w:t>
            </w:r>
          </w:p>
        </w:tc>
      </w:tr>
    </w:tbl>
    <w:p w14:paraId="2CB16F46" w14:textId="4FA06CA8" w:rsidR="00A55297" w:rsidRDefault="00A55297" w:rsidP="00DD25E6">
      <w:pPr>
        <w:spacing w:before="160"/>
        <w:jc w:val="both"/>
        <w:rPr>
          <w:lang w:val="en-US"/>
        </w:rPr>
      </w:pPr>
      <w:r>
        <w:rPr>
          <w:lang w:val="en-US"/>
        </w:rPr>
        <w:lastRenderedPageBreak/>
        <w:t>We still used 20170921 as seed.</w:t>
      </w:r>
    </w:p>
    <w:p w14:paraId="58755647" w14:textId="62904DA7" w:rsidR="00A55297" w:rsidRPr="00DD25E6" w:rsidRDefault="00A55297" w:rsidP="00DD25E6">
      <w:pPr>
        <w:pStyle w:val="Heading2"/>
        <w:jc w:val="both"/>
        <w:rPr>
          <w:rFonts w:ascii="Courier New" w:hAnsi="Courier New" w:cs="Courier New"/>
          <w:lang w:val="en-US"/>
        </w:rPr>
      </w:pPr>
      <w:bookmarkStart w:id="256" w:name="_Toc496791505"/>
      <w:proofErr w:type="spellStart"/>
      <w:r>
        <w:rPr>
          <w:rFonts w:ascii="Courier New" w:hAnsi="Courier New" w:cs="Courier New"/>
          <w:lang w:val="en-US"/>
        </w:rPr>
        <w:t>plotCorHMM_</w:t>
      </w:r>
      <w:proofErr w:type="gramStart"/>
      <w:r>
        <w:rPr>
          <w:rFonts w:ascii="Courier New" w:hAnsi="Courier New" w:cs="Courier New"/>
          <w:lang w:val="en-US"/>
        </w:rPr>
        <w:t>MA</w:t>
      </w:r>
      <w:r w:rsidRPr="0084634C">
        <w:rPr>
          <w:rFonts w:ascii="Courier New" w:hAnsi="Courier New" w:cs="Courier New"/>
          <w:lang w:val="en-US"/>
        </w:rPr>
        <w:t>.r</w:t>
      </w:r>
      <w:bookmarkEnd w:id="256"/>
      <w:proofErr w:type="spellEnd"/>
      <w:proofErr w:type="gramEnd"/>
    </w:p>
    <w:p w14:paraId="20CC214E" w14:textId="401EB424" w:rsidR="00A55297" w:rsidRDefault="00A55297" w:rsidP="00735FB2">
      <w:pPr>
        <w:jc w:val="both"/>
        <w:rPr>
          <w:lang w:val="en-US"/>
        </w:rPr>
      </w:pPr>
      <w:r>
        <w:rPr>
          <w:lang w:val="en-US"/>
        </w:rPr>
        <w:t xml:space="preserve">These scripts run the model-averaged </w:t>
      </w:r>
      <w:r w:rsidRPr="00DD25E6">
        <w:rPr>
          <w:rFonts w:ascii="Courier New" w:hAnsi="Courier New" w:cs="Courier New"/>
          <w:lang w:val="en-US"/>
        </w:rPr>
        <w:t>corHMM</w:t>
      </w:r>
      <w:r>
        <w:rPr>
          <w:lang w:val="en-US"/>
        </w:rPr>
        <w:t xml:space="preserve"> analyses. The output consists of 4 pdf files with the ancestral state reconstruction plots and of the rate matrices and probabilities for the three key nodes, which are printed to the standard output. It should be invoked this way: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A55297" w:rsidRPr="00C54AFB" w14:paraId="26F7EABE" w14:textId="77777777" w:rsidTr="00706CD9">
        <w:tc>
          <w:tcPr>
            <w:tcW w:w="5000" w:type="pct"/>
            <w:shd w:val="clear" w:color="auto" w:fill="E7E6E6" w:themeFill="background2"/>
          </w:tcPr>
          <w:p w14:paraId="52266B87" w14:textId="10393FD8" w:rsidR="00A55297" w:rsidRPr="00567468" w:rsidRDefault="00A55297" w:rsidP="00041D71">
            <w:pPr>
              <w:jc w:val="both"/>
              <w:rPr>
                <w:rFonts w:ascii="Courier New" w:hAnsi="Courier New" w:cs="Courier New"/>
                <w:lang w:val="en-US"/>
              </w:rPr>
            </w:pPr>
            <w:proofErr w:type="spellStart"/>
            <w:r w:rsidRPr="00DD25E6">
              <w:rPr>
                <w:rFonts w:ascii="Courier New" w:hAnsi="Courier New" w:cs="Courier New"/>
                <w:sz w:val="18"/>
                <w:lang w:val="en-US"/>
              </w:rPr>
              <w:t>Rscript</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plotCorHMM_MA.r</w:t>
            </w:r>
            <w:proofErr w:type="spellEnd"/>
            <w:r w:rsidRPr="00DD25E6">
              <w:rPr>
                <w:rFonts w:ascii="Courier New" w:hAnsi="Courier New" w:cs="Courier New"/>
                <w:sz w:val="18"/>
                <w:lang w:val="en-US"/>
              </w:rPr>
              <w:t xml:space="preserve"> </w:t>
            </w:r>
            <w:proofErr w:type="spellStart"/>
            <w:r w:rsidRPr="00DD25E6">
              <w:rPr>
                <w:rFonts w:ascii="Courier New" w:hAnsi="Courier New" w:cs="Courier New"/>
                <w:sz w:val="18"/>
                <w:lang w:val="en-US"/>
              </w:rPr>
              <w:t>sp_tree.tre</w:t>
            </w:r>
            <w:proofErr w:type="spellEnd"/>
            <w:r w:rsidRPr="00DD25E6">
              <w:rPr>
                <w:rFonts w:ascii="Courier New" w:hAnsi="Courier New" w:cs="Courier New"/>
                <w:sz w:val="18"/>
                <w:lang w:val="en-US"/>
              </w:rPr>
              <w:t xml:space="preserve"> Matrix_states.csv &lt;seed&gt;</w:t>
            </w:r>
          </w:p>
        </w:tc>
      </w:tr>
    </w:tbl>
    <w:p w14:paraId="6F6FB1D2" w14:textId="17306EE6" w:rsidR="00A55297" w:rsidRDefault="00A55297" w:rsidP="00735FB2">
      <w:pPr>
        <w:spacing w:before="160"/>
        <w:jc w:val="both"/>
        <w:rPr>
          <w:lang w:val="en-US"/>
        </w:rPr>
      </w:pPr>
      <w:r>
        <w:rPr>
          <w:lang w:val="en-US"/>
        </w:rPr>
        <w:t>Once more, we used 20170921 as seed. Note that the transition rates are hard-coded in the scripts.</w:t>
      </w:r>
    </w:p>
    <w:p w14:paraId="09ACF7DF" w14:textId="46881C80" w:rsidR="00201645" w:rsidRDefault="00064C51" w:rsidP="00041D71">
      <w:pPr>
        <w:pStyle w:val="Heading2"/>
        <w:jc w:val="both"/>
        <w:rPr>
          <w:rFonts w:ascii="Courier New" w:hAnsi="Courier New" w:cs="Courier New"/>
          <w:lang w:val="en-US"/>
        </w:rPr>
      </w:pPr>
      <w:bookmarkStart w:id="257" w:name="_Toc496791506"/>
      <w:r>
        <w:rPr>
          <w:rFonts w:ascii="Courier New" w:hAnsi="Courier New" w:cs="Courier New"/>
          <w:lang w:val="en-US"/>
        </w:rPr>
        <w:t>Archaeplastida</w:t>
      </w:r>
      <w:r w:rsidR="00201645">
        <w:rPr>
          <w:rFonts w:ascii="Courier New" w:hAnsi="Courier New" w:cs="Courier New"/>
          <w:lang w:val="en-US"/>
        </w:rPr>
        <w:t>.txt</w:t>
      </w:r>
      <w:bookmarkEnd w:id="257"/>
    </w:p>
    <w:p w14:paraId="5A7F51C0" w14:textId="42C5291F" w:rsidR="00064C51" w:rsidRPr="00BD1777" w:rsidRDefault="00064C51" w:rsidP="00BD1777">
      <w:pPr>
        <w:jc w:val="both"/>
        <w:rPr>
          <w:lang w:val="en-US"/>
        </w:rPr>
      </w:pPr>
      <w:r>
        <w:rPr>
          <w:lang w:val="en-US"/>
        </w:rPr>
        <w:t>This file contains the Archaeplastida species that have been included in the analysis.</w:t>
      </w:r>
    </w:p>
    <w:p w14:paraId="4BADE8EC" w14:textId="6EBA2C2B" w:rsidR="00201645" w:rsidRDefault="00064C51">
      <w:pPr>
        <w:pStyle w:val="Heading2"/>
        <w:jc w:val="both"/>
        <w:rPr>
          <w:rFonts w:ascii="Courier New" w:hAnsi="Courier New" w:cs="Courier New"/>
          <w:lang w:val="en-US"/>
        </w:rPr>
      </w:pPr>
      <w:bookmarkStart w:id="258" w:name="_Toc496791507"/>
      <w:r>
        <w:rPr>
          <w:rFonts w:ascii="Courier New" w:hAnsi="Courier New" w:cs="Courier New"/>
          <w:lang w:val="en-US"/>
        </w:rPr>
        <w:t>OtherSpecies</w:t>
      </w:r>
      <w:r w:rsidR="00201645">
        <w:rPr>
          <w:rFonts w:ascii="Courier New" w:hAnsi="Courier New" w:cs="Courier New"/>
          <w:lang w:val="en-US"/>
        </w:rPr>
        <w:t>.txt</w:t>
      </w:r>
      <w:bookmarkEnd w:id="258"/>
    </w:p>
    <w:p w14:paraId="2EAC7840" w14:textId="48EDF325" w:rsidR="00201645" w:rsidRDefault="00064C51" w:rsidP="00BD1777">
      <w:pPr>
        <w:jc w:val="both"/>
        <w:rPr>
          <w:lang w:val="en-US"/>
        </w:rPr>
      </w:pPr>
      <w:r>
        <w:rPr>
          <w:lang w:val="en-US"/>
        </w:rPr>
        <w:t xml:space="preserve">This file contains the species that are not Archaeplastida that were included in the analysis (except for </w:t>
      </w:r>
      <w:r>
        <w:rPr>
          <w:i/>
          <w:lang w:val="en-US"/>
        </w:rPr>
        <w:t>Gloeomargarita</w:t>
      </w:r>
      <w:r>
        <w:rPr>
          <w:lang w:val="en-US"/>
        </w:rPr>
        <w:t xml:space="preserve"> and </w:t>
      </w:r>
      <w:proofErr w:type="spellStart"/>
      <w:r>
        <w:rPr>
          <w:i/>
          <w:lang w:val="en-US"/>
        </w:rPr>
        <w:t>Gloeobacter</w:t>
      </w:r>
      <w:proofErr w:type="spellEnd"/>
      <w:r>
        <w:rPr>
          <w:lang w:val="en-US"/>
        </w:rPr>
        <w:t>).</w:t>
      </w:r>
    </w:p>
    <w:p w14:paraId="3E336477" w14:textId="63B73751" w:rsidR="00997DB5" w:rsidRDefault="00997DB5" w:rsidP="00997DB5">
      <w:pPr>
        <w:pStyle w:val="Heading2"/>
        <w:jc w:val="both"/>
        <w:rPr>
          <w:rFonts w:ascii="Courier New" w:hAnsi="Courier New" w:cs="Courier New"/>
          <w:lang w:val="en-US"/>
        </w:rPr>
      </w:pPr>
      <w:proofErr w:type="spellStart"/>
      <w:r>
        <w:rPr>
          <w:rFonts w:ascii="Courier New" w:hAnsi="Courier New" w:cs="Courier New"/>
          <w:lang w:val="en-US"/>
        </w:rPr>
        <w:t>generateTopologies.r</w:t>
      </w:r>
      <w:proofErr w:type="spellEnd"/>
    </w:p>
    <w:p w14:paraId="23138072" w14:textId="3A956656" w:rsidR="00997DB5" w:rsidRDefault="00997DB5" w:rsidP="00BD1777">
      <w:pPr>
        <w:jc w:val="both"/>
        <w:rPr>
          <w:lang w:val="en-US"/>
        </w:rPr>
      </w:pPr>
      <w:r>
        <w:rPr>
          <w:lang w:val="en-US"/>
        </w:rPr>
        <w:t>This script is used to generate random topologies. It should be called like this: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997DB5" w:rsidRPr="00C54AFB" w14:paraId="62D17E75" w14:textId="77777777" w:rsidTr="00593A7B">
        <w:tc>
          <w:tcPr>
            <w:tcW w:w="5000" w:type="pct"/>
            <w:shd w:val="clear" w:color="auto" w:fill="E7E6E6" w:themeFill="background2"/>
          </w:tcPr>
          <w:p w14:paraId="3C27ED90" w14:textId="1C2F3B90" w:rsidR="00997DB5" w:rsidRPr="00567468" w:rsidRDefault="00997DB5" w:rsidP="00593A7B">
            <w:pPr>
              <w:jc w:val="both"/>
              <w:rPr>
                <w:rFonts w:ascii="Courier New" w:hAnsi="Courier New" w:cs="Courier New"/>
                <w:lang w:val="en-US"/>
              </w:rPr>
            </w:pPr>
            <w:proofErr w:type="spellStart"/>
            <w:r w:rsidRPr="00DD25E6">
              <w:rPr>
                <w:rFonts w:ascii="Courier New" w:hAnsi="Courier New" w:cs="Courier New"/>
                <w:sz w:val="18"/>
                <w:lang w:val="en-US"/>
              </w:rPr>
              <w:t>Rscript</w:t>
            </w:r>
            <w:proofErr w:type="spellEnd"/>
            <w:r w:rsidRPr="00DD25E6">
              <w:rPr>
                <w:rFonts w:ascii="Courier New" w:hAnsi="Courier New" w:cs="Courier New"/>
                <w:sz w:val="18"/>
                <w:lang w:val="en-US"/>
              </w:rPr>
              <w:t xml:space="preserve"> </w:t>
            </w:r>
            <w:proofErr w:type="spellStart"/>
            <w:r>
              <w:rPr>
                <w:rFonts w:ascii="Courier New" w:hAnsi="Courier New" w:cs="Courier New"/>
                <w:sz w:val="18"/>
                <w:lang w:val="en-US"/>
              </w:rPr>
              <w:t>generateTopologies</w:t>
            </w:r>
            <w:r w:rsidRPr="00DD25E6">
              <w:rPr>
                <w:rFonts w:ascii="Courier New" w:hAnsi="Courier New" w:cs="Courier New"/>
                <w:sz w:val="18"/>
                <w:lang w:val="en-US"/>
              </w:rPr>
              <w:t>.r</w:t>
            </w:r>
            <w:proofErr w:type="spellEnd"/>
            <w:r w:rsidRPr="00DD25E6">
              <w:rPr>
                <w:rFonts w:ascii="Courier New" w:hAnsi="Courier New" w:cs="Courier New"/>
                <w:sz w:val="18"/>
                <w:lang w:val="en-US"/>
              </w:rPr>
              <w:t xml:space="preserve"> </w:t>
            </w:r>
            <w:r>
              <w:rPr>
                <w:rFonts w:ascii="Courier New" w:hAnsi="Courier New" w:cs="Courier New"/>
                <w:sz w:val="18"/>
                <w:lang w:val="en-US"/>
              </w:rPr>
              <w:t>&lt;number of trees&gt; &lt;output file&gt; &lt;seed&gt;</w:t>
            </w:r>
          </w:p>
        </w:tc>
      </w:tr>
    </w:tbl>
    <w:p w14:paraId="1083B32F" w14:textId="0A8E2C6C" w:rsidR="00997DB5" w:rsidRDefault="00997DB5" w:rsidP="00BD1777">
      <w:pPr>
        <w:spacing w:before="160"/>
        <w:jc w:val="both"/>
        <w:rPr>
          <w:lang w:val="en-US"/>
        </w:rPr>
      </w:pPr>
      <w:r>
        <w:rPr>
          <w:lang w:val="en-US"/>
        </w:rPr>
        <w:t>Again, we used 20170921 as seed.</w:t>
      </w:r>
    </w:p>
    <w:p w14:paraId="0407C224" w14:textId="29184DA5" w:rsidR="00735FB2" w:rsidRDefault="00735FB2" w:rsidP="00BD1777">
      <w:pPr>
        <w:pStyle w:val="Heading2"/>
        <w:jc w:val="both"/>
        <w:rPr>
          <w:rFonts w:ascii="Courier New" w:hAnsi="Courier New" w:cs="Courier New"/>
          <w:lang w:val="en-US"/>
        </w:rPr>
      </w:pPr>
      <w:r>
        <w:rPr>
          <w:rFonts w:ascii="Courier New" w:hAnsi="Courier New" w:cs="Courier New"/>
          <w:lang w:val="en-US"/>
        </w:rPr>
        <w:t>Infer.Runtime.dll</w:t>
      </w:r>
    </w:p>
    <w:p w14:paraId="24676957" w14:textId="1E20FDC9" w:rsidR="00735FB2" w:rsidRPr="00735FB2" w:rsidRDefault="00735FB2" w:rsidP="00BD1777">
      <w:pPr>
        <w:pStyle w:val="Heading2"/>
        <w:jc w:val="both"/>
        <w:rPr>
          <w:rFonts w:ascii="Courier New" w:hAnsi="Courier New" w:cs="Courier New"/>
          <w:lang w:val="en-US"/>
        </w:rPr>
      </w:pPr>
      <w:r w:rsidRPr="00735FB2">
        <w:rPr>
          <w:rFonts w:ascii="Courier New" w:hAnsi="Courier New" w:cs="Courier New"/>
          <w:lang w:val="en-US"/>
        </w:rPr>
        <w:t>InferNetLicense_2.6</w:t>
      </w:r>
      <w:r>
        <w:rPr>
          <w:rFonts w:ascii="Courier New" w:hAnsi="Courier New" w:cs="Courier New"/>
          <w:lang w:val="en-US"/>
        </w:rPr>
        <w:t>.pdf</w:t>
      </w:r>
    </w:p>
    <w:p w14:paraId="0EFC753B" w14:textId="188539ED" w:rsidR="00735FB2" w:rsidRPr="00735FB2" w:rsidRDefault="00735FB2" w:rsidP="00BD1777">
      <w:pPr>
        <w:jc w:val="both"/>
        <w:rPr>
          <w:lang w:val="en-GB"/>
        </w:rPr>
      </w:pPr>
      <w:r w:rsidRPr="00735FB2">
        <w:rPr>
          <w:lang w:val="en-GB"/>
        </w:rPr>
        <w:t xml:space="preserve">Infer.NET library, that is used in the following script to get the </w:t>
      </w:r>
      <w:proofErr w:type="spellStart"/>
      <w:r w:rsidRPr="00735FB2">
        <w:rPr>
          <w:lang w:val="en-GB"/>
        </w:rPr>
        <w:t>Dirichlet</w:t>
      </w:r>
      <w:proofErr w:type="spellEnd"/>
      <w:r w:rsidRPr="00735FB2">
        <w:rPr>
          <w:lang w:val="en-GB"/>
        </w:rPr>
        <w:t xml:space="preserve"> and Gamma distributions, and relative licen</w:t>
      </w:r>
      <w:r>
        <w:rPr>
          <w:lang w:val="en-GB"/>
        </w:rPr>
        <w:t>c</w:t>
      </w:r>
      <w:r w:rsidRPr="00735FB2">
        <w:rPr>
          <w:lang w:val="en-GB"/>
        </w:rPr>
        <w:t>e.</w:t>
      </w:r>
    </w:p>
    <w:p w14:paraId="6DF65A62" w14:textId="5D628E80" w:rsidR="00735FB2" w:rsidRDefault="00735FB2" w:rsidP="00BD1777">
      <w:pPr>
        <w:pStyle w:val="Heading2"/>
        <w:jc w:val="both"/>
        <w:rPr>
          <w:rFonts w:ascii="Courier New" w:hAnsi="Courier New" w:cs="Courier New"/>
          <w:lang w:val="en-US"/>
        </w:rPr>
      </w:pPr>
      <w:proofErr w:type="spellStart"/>
      <w:r>
        <w:rPr>
          <w:rFonts w:ascii="Courier New" w:hAnsi="Courier New" w:cs="Courier New"/>
          <w:lang w:val="en-US"/>
        </w:rPr>
        <w:t>SetBranchLengths.cs</w:t>
      </w:r>
      <w:proofErr w:type="spellEnd"/>
    </w:p>
    <w:p w14:paraId="2901AE13" w14:textId="4ED968AC" w:rsidR="00735FB2" w:rsidRDefault="00735FB2" w:rsidP="00BD1777">
      <w:pPr>
        <w:jc w:val="both"/>
        <w:rPr>
          <w:lang w:val="en-US"/>
        </w:rPr>
      </w:pPr>
      <w:r>
        <w:rPr>
          <w:lang w:val="en-US"/>
        </w:rPr>
        <w:t xml:space="preserve">Source code of the program that assigns branch lengths to the topologies created by the </w:t>
      </w:r>
      <w:proofErr w:type="spellStart"/>
      <w:r>
        <w:rPr>
          <w:lang w:val="en-US"/>
        </w:rPr>
        <w:t>generateTopologies.r</w:t>
      </w:r>
      <w:proofErr w:type="spellEnd"/>
      <w:r>
        <w:rPr>
          <w:lang w:val="en-US"/>
        </w:rPr>
        <w:t xml:space="preserve"> script. After having been appropriately compiled (referencing the included </w:t>
      </w:r>
      <w:proofErr w:type="spellStart"/>
      <w:r>
        <w:rPr>
          <w:lang w:val="en-US"/>
        </w:rPr>
        <w:t>Infer.Runtime</w:t>
      </w:r>
      <w:proofErr w:type="spellEnd"/>
      <w:r>
        <w:rPr>
          <w:lang w:val="en-US"/>
        </w:rPr>
        <w:t xml:space="preserve"> assembly), the program should be called like this: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735FB2" w:rsidRPr="00C54AFB" w14:paraId="15F944E7" w14:textId="77777777" w:rsidTr="00593A7B">
        <w:tc>
          <w:tcPr>
            <w:tcW w:w="5000" w:type="pct"/>
            <w:shd w:val="clear" w:color="auto" w:fill="E7E6E6" w:themeFill="background2"/>
          </w:tcPr>
          <w:p w14:paraId="046446B5" w14:textId="1FE52BA1" w:rsidR="00735FB2" w:rsidRPr="00BD1777" w:rsidRDefault="00735FB2" w:rsidP="00BD1777">
            <w:pPr>
              <w:ind w:left="2338" w:hanging="2338"/>
              <w:jc w:val="both"/>
              <w:rPr>
                <w:rFonts w:ascii="Courier New" w:hAnsi="Courier New" w:cs="Courier New"/>
                <w:sz w:val="18"/>
                <w:lang w:val="en-US"/>
              </w:rPr>
            </w:pPr>
            <w:r>
              <w:rPr>
                <w:rFonts w:ascii="Courier New" w:hAnsi="Courier New" w:cs="Courier New"/>
                <w:sz w:val="18"/>
                <w:lang w:val="en-US"/>
              </w:rPr>
              <w:t xml:space="preserve">SetBranchLengths.exe &lt;tree file&gt; &lt;root age mean&gt; &lt;root age </w:t>
            </w:r>
            <w:proofErr w:type="spellStart"/>
            <w:r>
              <w:rPr>
                <w:rFonts w:ascii="Courier New" w:hAnsi="Courier New" w:cs="Courier New"/>
                <w:sz w:val="18"/>
                <w:lang w:val="en-US"/>
              </w:rPr>
              <w:t>std</w:t>
            </w:r>
            <w:proofErr w:type="spellEnd"/>
            <w:r>
              <w:rPr>
                <w:rFonts w:ascii="Courier New" w:hAnsi="Courier New" w:cs="Courier New"/>
                <w:sz w:val="18"/>
                <w:lang w:val="en-US"/>
              </w:rPr>
              <w:t xml:space="preserve"> deviation&gt; &lt;root age multiplier&gt; &lt;output file&gt;</w:t>
            </w:r>
          </w:p>
        </w:tc>
      </w:tr>
    </w:tbl>
    <w:p w14:paraId="610F36E5" w14:textId="477F8591" w:rsidR="00735FB2" w:rsidRPr="00BD1777" w:rsidRDefault="00735FB2" w:rsidP="00BD1777">
      <w:pPr>
        <w:spacing w:before="160"/>
        <w:rPr>
          <w:lang w:val="en-US"/>
        </w:rPr>
      </w:pPr>
      <w:r>
        <w:rPr>
          <w:lang w:val="en-US"/>
        </w:rPr>
        <w:t xml:space="preserve">To match what had been done in the original paper by Sánchez-Baracaldo et al. </w:t>
      </w:r>
      <w:sdt>
        <w:sdtPr>
          <w:rPr>
            <w:lang w:val="en-US"/>
          </w:rPr>
          <w:id w:val="1809822842"/>
          <w:citation/>
        </w:sdtPr>
        <w:sdtContent>
          <w:r>
            <w:rPr>
              <w:lang w:val="en-US"/>
            </w:rPr>
            <w:fldChar w:fldCharType="begin"/>
          </w:r>
          <w:r w:rsidRPr="00BD1777">
            <w:rPr>
              <w:lang w:val="en-US"/>
            </w:rPr>
            <w:instrText xml:space="preserve"> CITATION PSá17 \l 1040 </w:instrText>
          </w:r>
          <w:r>
            <w:rPr>
              <w:lang w:val="en-US"/>
            </w:rPr>
            <w:fldChar w:fldCharType="separate"/>
          </w:r>
          <w:r w:rsidRPr="00BD1777">
            <w:rPr>
              <w:noProof/>
              <w:lang w:val="en-US"/>
            </w:rPr>
            <w:t>[1]</w:t>
          </w:r>
          <w:r>
            <w:rPr>
              <w:lang w:val="en-US"/>
            </w:rPr>
            <w:fldChar w:fldCharType="end"/>
          </w:r>
        </w:sdtContent>
      </w:sdt>
      <w:r>
        <w:rPr>
          <w:lang w:val="en-US"/>
        </w:rPr>
        <w:t>, we used a root age mean of 2500, root age standard deviation of 100 and root age multiplier of 0.001.</w:t>
      </w:r>
      <w:bookmarkStart w:id="259" w:name="_Toc496791508"/>
    </w:p>
    <w:p w14:paraId="202F5CCC" w14:textId="0253B9E5" w:rsidR="00201645" w:rsidRDefault="00085CDB" w:rsidP="00201645">
      <w:pPr>
        <w:pStyle w:val="Heading2"/>
        <w:jc w:val="both"/>
        <w:rPr>
          <w:rFonts w:ascii="Courier New" w:hAnsi="Courier New" w:cs="Courier New"/>
          <w:lang w:val="en-US"/>
        </w:rPr>
      </w:pPr>
      <w:proofErr w:type="spellStart"/>
      <w:r>
        <w:rPr>
          <w:rFonts w:ascii="Courier New" w:hAnsi="Courier New" w:cs="Courier New"/>
          <w:lang w:val="en-US"/>
        </w:rPr>
        <w:t>prior_distrib_</w:t>
      </w:r>
      <w:proofErr w:type="gramStart"/>
      <w:r>
        <w:rPr>
          <w:rFonts w:ascii="Courier New" w:hAnsi="Courier New" w:cs="Courier New"/>
          <w:lang w:val="en-US"/>
        </w:rPr>
        <w:t>binary.r</w:t>
      </w:r>
      <w:bookmarkEnd w:id="259"/>
      <w:proofErr w:type="spellEnd"/>
      <w:proofErr w:type="gramEnd"/>
    </w:p>
    <w:p w14:paraId="65E7B894" w14:textId="1D11A2DB" w:rsidR="00085CDB" w:rsidRDefault="00085CDB" w:rsidP="00085CDB">
      <w:pPr>
        <w:pStyle w:val="Heading2"/>
        <w:jc w:val="both"/>
        <w:rPr>
          <w:rFonts w:ascii="Courier New" w:hAnsi="Courier New" w:cs="Courier New"/>
          <w:lang w:val="en-US"/>
        </w:rPr>
      </w:pPr>
      <w:bookmarkStart w:id="260" w:name="_Toc496791509"/>
      <w:proofErr w:type="spellStart"/>
      <w:r>
        <w:rPr>
          <w:rFonts w:ascii="Courier New" w:hAnsi="Courier New" w:cs="Courier New"/>
          <w:lang w:val="en-US"/>
        </w:rPr>
        <w:t>prior_distrib_</w:t>
      </w:r>
      <w:proofErr w:type="gramStart"/>
      <w:r>
        <w:rPr>
          <w:rFonts w:ascii="Courier New" w:hAnsi="Courier New" w:cs="Courier New"/>
          <w:lang w:val="en-US"/>
        </w:rPr>
        <w:t>multistate.r</w:t>
      </w:r>
      <w:bookmarkEnd w:id="260"/>
      <w:proofErr w:type="spellEnd"/>
      <w:proofErr w:type="gramEnd"/>
    </w:p>
    <w:p w14:paraId="6396B0ED" w14:textId="6B95A143" w:rsidR="00085CDB" w:rsidRDefault="00085CDB" w:rsidP="00085CDB">
      <w:pPr>
        <w:jc w:val="both"/>
        <w:rPr>
          <w:lang w:val="en-US"/>
        </w:rPr>
      </w:pPr>
      <w:r>
        <w:rPr>
          <w:lang w:val="en-US"/>
        </w:rPr>
        <w:t xml:space="preserve">These scripts are used to run the </w:t>
      </w:r>
      <w:proofErr w:type="spellStart"/>
      <w:r>
        <w:rPr>
          <w:lang w:val="en-US"/>
        </w:rPr>
        <w:t>simmap</w:t>
      </w:r>
      <w:proofErr w:type="spellEnd"/>
      <w:r>
        <w:rPr>
          <w:lang w:val="en-US"/>
        </w:rPr>
        <w:t xml:space="preserve"> analysis on the prior distribution of trees. Each script performs the analysis on 100 random trees, once per tree, and outputs the resulting stochastic maps to a file named respectively </w:t>
      </w:r>
      <w:proofErr w:type="spellStart"/>
      <w:r w:rsidRPr="00DD25E6">
        <w:rPr>
          <w:rFonts w:ascii="Courier New" w:hAnsi="Courier New" w:cs="Courier New"/>
          <w:lang w:val="en-US"/>
        </w:rPr>
        <w:t>binary.maps</w:t>
      </w:r>
      <w:proofErr w:type="spellEnd"/>
      <w:r>
        <w:rPr>
          <w:lang w:val="en-US"/>
        </w:rPr>
        <w:t xml:space="preserve"> or </w:t>
      </w:r>
      <w:proofErr w:type="spellStart"/>
      <w:r w:rsidRPr="00DD25E6">
        <w:rPr>
          <w:rFonts w:ascii="Courier New" w:hAnsi="Courier New" w:cs="Courier New"/>
          <w:lang w:val="en-US"/>
        </w:rPr>
        <w:t>multistate.maps</w:t>
      </w:r>
      <w:proofErr w:type="spellEnd"/>
      <w:r>
        <w:rPr>
          <w:lang w:val="en-US"/>
        </w:rPr>
        <w:t xml:space="preserve">. To speed up the analysis, </w:t>
      </w:r>
      <w:r w:rsidR="00064C51">
        <w:rPr>
          <w:lang w:val="en-US"/>
        </w:rPr>
        <w:t xml:space="preserve">10 </w:t>
      </w:r>
      <w:r>
        <w:rPr>
          <w:lang w:val="en-US"/>
        </w:rPr>
        <w:t>instances of each of these scripts were run in parallel for each model, and the resulting maps files were concatenated and then read using the next script. The scripts should be invoked this way:</w:t>
      </w:r>
      <w:r w:rsidRPr="00085CDB">
        <w:rPr>
          <w:lang w:val="en-US"/>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085CDB" w:rsidRPr="00C54AFB" w14:paraId="6BC7F6BC" w14:textId="77777777" w:rsidTr="00706CD9">
        <w:tc>
          <w:tcPr>
            <w:tcW w:w="5000" w:type="pct"/>
            <w:shd w:val="clear" w:color="auto" w:fill="E7E6E6" w:themeFill="background2"/>
          </w:tcPr>
          <w:p w14:paraId="270E5462" w14:textId="56C68511" w:rsidR="00085CDB" w:rsidRPr="00567468" w:rsidRDefault="00085CDB" w:rsidP="00706CD9">
            <w:pPr>
              <w:jc w:val="both"/>
              <w:rPr>
                <w:rFonts w:ascii="Courier New" w:hAnsi="Courier New" w:cs="Courier New"/>
                <w:lang w:val="en-US"/>
              </w:rPr>
            </w:pPr>
            <w:proofErr w:type="spellStart"/>
            <w:r w:rsidRPr="00200A11">
              <w:rPr>
                <w:rFonts w:ascii="Courier New" w:hAnsi="Courier New" w:cs="Courier New"/>
                <w:sz w:val="18"/>
                <w:lang w:val="en-US"/>
              </w:rPr>
              <w:t>Rscript</w:t>
            </w:r>
            <w:proofErr w:type="spellEnd"/>
            <w:r w:rsidRPr="00200A11">
              <w:rPr>
                <w:rFonts w:ascii="Courier New" w:hAnsi="Courier New" w:cs="Courier New"/>
                <w:sz w:val="18"/>
                <w:lang w:val="en-US"/>
              </w:rPr>
              <w:t xml:space="preserve"> </w:t>
            </w:r>
            <w:r>
              <w:rPr>
                <w:rFonts w:ascii="Courier New" w:hAnsi="Courier New" w:cs="Courier New"/>
                <w:sz w:val="18"/>
                <w:lang w:val="en-US"/>
              </w:rPr>
              <w:t>&lt;script name&gt;</w:t>
            </w:r>
            <w:r w:rsidRPr="00200A11">
              <w:rPr>
                <w:rFonts w:ascii="Courier New" w:hAnsi="Courier New" w:cs="Courier New"/>
                <w:sz w:val="18"/>
                <w:lang w:val="en-US"/>
              </w:rPr>
              <w:t xml:space="preserve"> </w:t>
            </w:r>
            <w:proofErr w:type="spellStart"/>
            <w:r w:rsidRPr="00200A11">
              <w:rPr>
                <w:rFonts w:ascii="Courier New" w:hAnsi="Courier New" w:cs="Courier New"/>
                <w:sz w:val="18"/>
                <w:lang w:val="en-US"/>
              </w:rPr>
              <w:t>sp_tree.tre</w:t>
            </w:r>
            <w:proofErr w:type="spellEnd"/>
            <w:r w:rsidRPr="00200A11">
              <w:rPr>
                <w:rFonts w:ascii="Courier New" w:hAnsi="Courier New" w:cs="Courier New"/>
                <w:sz w:val="18"/>
                <w:lang w:val="en-US"/>
              </w:rPr>
              <w:t xml:space="preserve"> Matrix_states.csv &lt;model&gt; &lt;seed&gt; &lt;alpha&gt; &lt;beta&gt;</w:t>
            </w:r>
          </w:p>
        </w:tc>
      </w:tr>
    </w:tbl>
    <w:p w14:paraId="1D806894" w14:textId="6116AFB8" w:rsidR="00085CDB" w:rsidRDefault="002F23F3" w:rsidP="00DD25E6">
      <w:pPr>
        <w:spacing w:before="160"/>
        <w:jc w:val="both"/>
        <w:rPr>
          <w:lang w:val="en-US"/>
        </w:rPr>
      </w:pPr>
      <w:r>
        <w:rPr>
          <w:lang w:val="en-US"/>
        </w:rPr>
        <w:t>We used a different seed each time we ran the scripts; the seeds were of the form</w:t>
      </w:r>
      <w:r w:rsidR="00085CDB">
        <w:rPr>
          <w:lang w:val="en-US"/>
        </w:rPr>
        <w:t xml:space="preserve"> </w:t>
      </w:r>
      <w:r w:rsidR="00085CDB" w:rsidRPr="00DD25E6">
        <w:rPr>
          <w:rFonts w:ascii="Courier New" w:hAnsi="Courier New" w:cs="Courier New"/>
          <w:lang w:val="en-US"/>
        </w:rPr>
        <w:t>2017abc</w:t>
      </w:r>
      <w:r>
        <w:rPr>
          <w:lang w:val="en-US"/>
        </w:rPr>
        <w:t xml:space="preserve">, where </w:t>
      </w:r>
      <w:r w:rsidRPr="00DD25E6">
        <w:rPr>
          <w:rFonts w:ascii="Courier New" w:hAnsi="Courier New" w:cs="Courier New"/>
          <w:lang w:val="en-US"/>
        </w:rPr>
        <w:t>a</w:t>
      </w:r>
      <w:r w:rsidRPr="00DD25E6">
        <w:rPr>
          <w:rFonts w:cs="Courier New"/>
          <w:lang w:val="en-US"/>
        </w:rPr>
        <w:t xml:space="preserve"> was</w:t>
      </w:r>
      <w:r>
        <w:rPr>
          <w:rFonts w:cs="Courier New"/>
          <w:lang w:val="en-US"/>
        </w:rPr>
        <w:t xml:space="preserve"> </w:t>
      </w:r>
      <w:r w:rsidR="00735FB2">
        <w:rPr>
          <w:rFonts w:cs="Courier New"/>
          <w:lang w:val="en-US"/>
        </w:rPr>
        <w:t xml:space="preserve">1 </w:t>
      </w:r>
      <w:r>
        <w:rPr>
          <w:rFonts w:cs="Courier New"/>
          <w:lang w:val="en-US"/>
        </w:rPr>
        <w:t xml:space="preserve">for ER models, </w:t>
      </w:r>
      <w:r w:rsidR="00735FB2">
        <w:rPr>
          <w:rFonts w:cs="Courier New"/>
          <w:lang w:val="en-US"/>
        </w:rPr>
        <w:t xml:space="preserve">2 </w:t>
      </w:r>
      <w:r>
        <w:rPr>
          <w:rFonts w:cs="Courier New"/>
          <w:lang w:val="en-US"/>
        </w:rPr>
        <w:t xml:space="preserve">for ARD models and </w:t>
      </w:r>
      <w:r w:rsidR="00735FB2">
        <w:rPr>
          <w:rFonts w:cs="Courier New"/>
          <w:lang w:val="en-US"/>
        </w:rPr>
        <w:t xml:space="preserve">3 </w:t>
      </w:r>
      <w:r>
        <w:rPr>
          <w:rFonts w:cs="Courier New"/>
          <w:lang w:val="en-US"/>
        </w:rPr>
        <w:t xml:space="preserve">for SYM models, </w:t>
      </w:r>
      <w:r w:rsidRPr="00DD25E6">
        <w:rPr>
          <w:rFonts w:ascii="Courier New" w:hAnsi="Courier New" w:cs="Courier New"/>
          <w:lang w:val="en-US"/>
        </w:rPr>
        <w:t>b</w:t>
      </w:r>
      <w:r>
        <w:rPr>
          <w:rFonts w:cs="Courier New"/>
          <w:lang w:val="en-US"/>
        </w:rPr>
        <w:t xml:space="preserve"> was 2 for the binary dataset and 3 for the mul</w:t>
      </w:r>
      <w:r w:rsidR="002E444E">
        <w:rPr>
          <w:rFonts w:cs="Courier New"/>
          <w:lang w:val="en-US"/>
        </w:rPr>
        <w:t>ti</w:t>
      </w:r>
      <w:r>
        <w:rPr>
          <w:rFonts w:cs="Courier New"/>
          <w:lang w:val="en-US"/>
        </w:rPr>
        <w:t xml:space="preserve">state dataset and </w:t>
      </w:r>
      <w:r w:rsidRPr="00DD25E6">
        <w:rPr>
          <w:rFonts w:ascii="Courier New" w:hAnsi="Courier New" w:cs="Courier New"/>
          <w:lang w:val="en-US"/>
        </w:rPr>
        <w:t>c</w:t>
      </w:r>
      <w:r>
        <w:rPr>
          <w:rFonts w:cs="Courier New"/>
          <w:lang w:val="en-US"/>
        </w:rPr>
        <w:t xml:space="preserve"> was a number between </w:t>
      </w:r>
      <w:r w:rsidR="00735FB2">
        <w:rPr>
          <w:rFonts w:cs="Courier New"/>
          <w:lang w:val="en-US"/>
        </w:rPr>
        <w:t xml:space="preserve">0 </w:t>
      </w:r>
      <w:r>
        <w:rPr>
          <w:rFonts w:cs="Courier New"/>
          <w:lang w:val="en-US"/>
        </w:rPr>
        <w:t>and 9, depending on the run.</w:t>
      </w:r>
    </w:p>
    <w:p w14:paraId="17F295C4" w14:textId="088F5852" w:rsidR="002E444E" w:rsidRDefault="007E1571" w:rsidP="002E444E">
      <w:pPr>
        <w:pStyle w:val="Heading2"/>
        <w:jc w:val="both"/>
        <w:rPr>
          <w:rFonts w:ascii="Courier New" w:hAnsi="Courier New" w:cs="Courier New"/>
          <w:lang w:val="en-US"/>
        </w:rPr>
      </w:pPr>
      <w:bookmarkStart w:id="261" w:name="_Toc496791510"/>
      <w:proofErr w:type="spellStart"/>
      <w:r>
        <w:rPr>
          <w:rFonts w:ascii="Courier New" w:hAnsi="Courier New" w:cs="Courier New"/>
          <w:lang w:val="en-US"/>
        </w:rPr>
        <w:lastRenderedPageBreak/>
        <w:t>GetProbs</w:t>
      </w:r>
      <w:r w:rsidR="002E444E">
        <w:rPr>
          <w:rFonts w:ascii="Courier New" w:hAnsi="Courier New" w:cs="Courier New"/>
          <w:lang w:val="en-US"/>
        </w:rPr>
        <w:t>.</w:t>
      </w:r>
      <w:bookmarkEnd w:id="261"/>
      <w:r>
        <w:rPr>
          <w:rFonts w:ascii="Courier New" w:hAnsi="Courier New" w:cs="Courier New"/>
          <w:lang w:val="en-US"/>
        </w:rPr>
        <w:t>cs</w:t>
      </w:r>
      <w:proofErr w:type="spellEnd"/>
    </w:p>
    <w:p w14:paraId="65E8D420" w14:textId="7E3BFCAE" w:rsidR="002F23F3" w:rsidRDefault="002E444E" w:rsidP="00DD25E6">
      <w:pPr>
        <w:spacing w:before="160"/>
        <w:jc w:val="both"/>
        <w:rPr>
          <w:lang w:val="en-US"/>
        </w:rPr>
      </w:pPr>
      <w:r>
        <w:rPr>
          <w:lang w:val="en-US"/>
        </w:rPr>
        <w:t xml:space="preserve">This script is used to read the </w:t>
      </w:r>
      <w:proofErr w:type="spellStart"/>
      <w:r>
        <w:rPr>
          <w:lang w:val="en-US"/>
        </w:rPr>
        <w:t>simmap</w:t>
      </w:r>
      <w:proofErr w:type="spellEnd"/>
      <w:r>
        <w:rPr>
          <w:lang w:val="en-US"/>
        </w:rPr>
        <w:t xml:space="preserve"> files originated by the previous scripts and print to the standard output the probabilities for the “interesting” nodes. </w:t>
      </w:r>
      <w:r w:rsidR="008466EF">
        <w:rPr>
          <w:lang w:val="en-US"/>
        </w:rPr>
        <w:t xml:space="preserve">After having been appropriately compiled, it </w:t>
      </w:r>
      <w:r>
        <w:rPr>
          <w:lang w:val="en-US"/>
        </w:rPr>
        <w:t>should be invoked this way: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844"/>
      </w:tblGrid>
      <w:tr w:rsidR="002E444E" w:rsidRPr="00064C51" w14:paraId="61FED00F" w14:textId="77777777" w:rsidTr="00706CD9">
        <w:tc>
          <w:tcPr>
            <w:tcW w:w="5000" w:type="pct"/>
            <w:shd w:val="clear" w:color="auto" w:fill="E7E6E6" w:themeFill="background2"/>
          </w:tcPr>
          <w:p w14:paraId="3F776231" w14:textId="77EF9AA2" w:rsidR="002E444E" w:rsidRPr="00567468" w:rsidRDefault="008466EF" w:rsidP="00706CD9">
            <w:pPr>
              <w:jc w:val="both"/>
              <w:rPr>
                <w:rFonts w:ascii="Courier New" w:hAnsi="Courier New" w:cs="Courier New"/>
                <w:lang w:val="en-US"/>
              </w:rPr>
            </w:pPr>
            <w:r>
              <w:rPr>
                <w:rFonts w:ascii="Courier New" w:hAnsi="Courier New" w:cs="Courier New"/>
                <w:sz w:val="18"/>
                <w:lang w:val="en-US"/>
              </w:rPr>
              <w:t>G</w:t>
            </w:r>
            <w:r w:rsidR="002E444E">
              <w:rPr>
                <w:rFonts w:ascii="Courier New" w:hAnsi="Courier New" w:cs="Courier New"/>
                <w:sz w:val="18"/>
                <w:lang w:val="en-US"/>
              </w:rPr>
              <w:t>etProbs.</w:t>
            </w:r>
            <w:r>
              <w:rPr>
                <w:rFonts w:ascii="Courier New" w:hAnsi="Courier New" w:cs="Courier New"/>
                <w:sz w:val="18"/>
                <w:lang w:val="en-US"/>
              </w:rPr>
              <w:t>exe</w:t>
            </w:r>
            <w:r w:rsidRPr="00200A11">
              <w:rPr>
                <w:rFonts w:ascii="Courier New" w:hAnsi="Courier New" w:cs="Courier New"/>
                <w:sz w:val="18"/>
                <w:lang w:val="en-US"/>
              </w:rPr>
              <w:t xml:space="preserve"> </w:t>
            </w:r>
            <w:r w:rsidR="002E444E">
              <w:rPr>
                <w:rFonts w:ascii="Courier New" w:hAnsi="Courier New" w:cs="Courier New"/>
                <w:sz w:val="18"/>
                <w:lang w:val="en-US"/>
              </w:rPr>
              <w:t>&lt;maps file&gt;</w:t>
            </w:r>
          </w:p>
        </w:tc>
      </w:tr>
    </w:tbl>
    <w:p w14:paraId="65C2AC5E" w14:textId="77777777" w:rsidR="002E444E" w:rsidRPr="00DD25E6" w:rsidRDefault="002E444E" w:rsidP="00DD25E6">
      <w:pPr>
        <w:spacing w:before="160"/>
        <w:jc w:val="both"/>
        <w:rPr>
          <w:lang w:val="en-US"/>
        </w:rPr>
      </w:pPr>
    </w:p>
    <w:sectPr w:rsidR="002E444E" w:rsidRPr="00DD25E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5F839" w14:textId="77777777" w:rsidR="00455854" w:rsidRDefault="00455854" w:rsidP="00F61F79">
      <w:pPr>
        <w:spacing w:after="0" w:line="240" w:lineRule="auto"/>
      </w:pPr>
      <w:r>
        <w:separator/>
      </w:r>
    </w:p>
  </w:endnote>
  <w:endnote w:type="continuationSeparator" w:id="0">
    <w:p w14:paraId="5F3D7613" w14:textId="77777777" w:rsidR="00455854" w:rsidRDefault="00455854" w:rsidP="00F61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8EF30" w14:textId="77777777" w:rsidR="00455854" w:rsidRDefault="00455854" w:rsidP="00F61F79">
      <w:pPr>
        <w:spacing w:after="0" w:line="240" w:lineRule="auto"/>
      </w:pPr>
      <w:r>
        <w:separator/>
      </w:r>
    </w:p>
  </w:footnote>
  <w:footnote w:type="continuationSeparator" w:id="0">
    <w:p w14:paraId="7A5BFE7E" w14:textId="77777777" w:rsidR="00455854" w:rsidRDefault="00455854" w:rsidP="00F61F79">
      <w:pPr>
        <w:spacing w:after="0" w:line="240" w:lineRule="auto"/>
      </w:pPr>
      <w:r>
        <w:continuationSeparator/>
      </w:r>
    </w:p>
  </w:footnote>
  <w:footnote w:id="1">
    <w:p w14:paraId="6496FB00" w14:textId="15892107" w:rsidR="00C54AFB" w:rsidRPr="00BD1777" w:rsidDel="00C54AFB" w:rsidRDefault="00C54AFB">
      <w:pPr>
        <w:pStyle w:val="FootnoteText"/>
        <w:rPr>
          <w:del w:id="124" w:author="Giorgio Bianchini" w:date="2017-10-29T18:30:00Z"/>
          <w:lang w:val="en-US"/>
        </w:rPr>
      </w:pPr>
    </w:p>
  </w:footnote>
  <w:footnote w:id="2">
    <w:p w14:paraId="6C5244B7" w14:textId="77777777" w:rsidR="00C54AFB" w:rsidRPr="00F61F79" w:rsidRDefault="00C54AFB" w:rsidP="00D6115E">
      <w:pPr>
        <w:pStyle w:val="FootnoteText"/>
        <w:rPr>
          <w:lang w:val="en-GB"/>
        </w:rPr>
      </w:pPr>
      <w:r>
        <w:rPr>
          <w:rStyle w:val="FootnoteReference"/>
        </w:rPr>
        <w:footnoteRef/>
      </w:r>
      <w:r w:rsidRPr="00F61F79">
        <w:rPr>
          <w:lang w:val="en-GB"/>
        </w:rPr>
        <w:t xml:space="preserve"> The table is reported here for the reader’s convenience:</w:t>
      </w:r>
    </w:p>
    <w:tbl>
      <w:tblPr>
        <w:tblStyle w:val="ListTable4-Accent11"/>
        <w:tblW w:w="4622" w:type="dxa"/>
        <w:tblInd w:w="-5" w:type="dxa"/>
        <w:tblLook w:val="04A0" w:firstRow="1" w:lastRow="0" w:firstColumn="1" w:lastColumn="0" w:noHBand="0" w:noVBand="1"/>
      </w:tblPr>
      <w:tblGrid>
        <w:gridCol w:w="1096"/>
        <w:gridCol w:w="3526"/>
      </w:tblGrid>
      <w:tr w:rsidR="00C54AFB" w14:paraId="63AC0FB8" w14:textId="77777777" w:rsidTr="00F61F79">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tcPr>
          <w:p w14:paraId="2B2312AC" w14:textId="77777777" w:rsidR="00C54AFB" w:rsidRPr="00F61F79" w:rsidRDefault="00C54AFB" w:rsidP="00F61F79">
            <w:pPr>
              <w:pStyle w:val="FootnoteText"/>
              <w:jc w:val="center"/>
              <w:rPr>
                <w:sz w:val="18"/>
              </w:rPr>
            </w:pPr>
            <w:r w:rsidRPr="00F61F79">
              <w:rPr>
                <w:sz w:val="18"/>
              </w:rPr>
              <w:t>B</w:t>
            </w:r>
            <w:r w:rsidRPr="00F61F79">
              <w:rPr>
                <w:sz w:val="18"/>
                <w:vertAlign w:val="subscript"/>
              </w:rPr>
              <w:t>f</w:t>
            </w:r>
          </w:p>
        </w:tc>
        <w:tc>
          <w:tcPr>
            <w:tcW w:w="0" w:type="auto"/>
          </w:tcPr>
          <w:p w14:paraId="7B90236D" w14:textId="77777777" w:rsidR="00C54AFB" w:rsidRPr="00F61F79" w:rsidRDefault="00C54AFB">
            <w:pPr>
              <w:pStyle w:val="FootnoteText"/>
              <w:cnfStyle w:val="100000000000" w:firstRow="1" w:lastRow="0" w:firstColumn="0" w:lastColumn="0" w:oddVBand="0" w:evenVBand="0" w:oddHBand="0" w:evenHBand="0" w:firstRowFirstColumn="0" w:firstRowLastColumn="0" w:lastRowFirstColumn="0" w:lastRowLastColumn="0"/>
              <w:rPr>
                <w:sz w:val="18"/>
              </w:rPr>
            </w:pPr>
            <w:r w:rsidRPr="00F61F79">
              <w:rPr>
                <w:sz w:val="18"/>
              </w:rPr>
              <w:t xml:space="preserve">Strength of evidence </w:t>
            </w:r>
          </w:p>
        </w:tc>
      </w:tr>
      <w:tr w:rsidR="00C54AFB" w:rsidRPr="00C54AFB" w14:paraId="38ADAF4B" w14:textId="77777777" w:rsidTr="00F61F7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14:paraId="5AE40140" w14:textId="77777777" w:rsidR="00C54AFB" w:rsidRPr="00F61F79" w:rsidRDefault="00C54AFB" w:rsidP="00F61F79">
            <w:pPr>
              <w:pStyle w:val="FootnoteText"/>
              <w:jc w:val="center"/>
              <w:rPr>
                <w:sz w:val="18"/>
              </w:rPr>
            </w:pPr>
            <w:r w:rsidRPr="00F61F79">
              <w:rPr>
                <w:sz w:val="18"/>
              </w:rPr>
              <w:t>1 to 3</w:t>
            </w:r>
          </w:p>
        </w:tc>
        <w:tc>
          <w:tcPr>
            <w:tcW w:w="0" w:type="auto"/>
          </w:tcPr>
          <w:p w14:paraId="7810D44E" w14:textId="77777777" w:rsidR="00C54AFB" w:rsidRPr="00F61F79" w:rsidRDefault="00C54AFB">
            <w:pPr>
              <w:pStyle w:val="FootnoteText"/>
              <w:cnfStyle w:val="000000100000" w:firstRow="0" w:lastRow="0" w:firstColumn="0" w:lastColumn="0" w:oddVBand="0" w:evenVBand="0" w:oddHBand="1" w:evenHBand="0" w:firstRowFirstColumn="0" w:firstRowLastColumn="0" w:lastRowFirstColumn="0" w:lastRowLastColumn="0"/>
              <w:rPr>
                <w:sz w:val="18"/>
                <w:lang w:val="en-GB"/>
              </w:rPr>
            </w:pPr>
            <w:r w:rsidRPr="00F61F79">
              <w:rPr>
                <w:sz w:val="18"/>
                <w:lang w:val="en-GB"/>
              </w:rPr>
              <w:t>Not worth more than a bare mention</w:t>
            </w:r>
          </w:p>
        </w:tc>
      </w:tr>
      <w:tr w:rsidR="00C54AFB" w:rsidRPr="00F61F79" w14:paraId="73C40DFD" w14:textId="77777777" w:rsidTr="00F61F79">
        <w:trPr>
          <w:trHeight w:val="254"/>
        </w:trPr>
        <w:tc>
          <w:tcPr>
            <w:cnfStyle w:val="001000000000" w:firstRow="0" w:lastRow="0" w:firstColumn="1" w:lastColumn="0" w:oddVBand="0" w:evenVBand="0" w:oddHBand="0" w:evenHBand="0" w:firstRowFirstColumn="0" w:firstRowLastColumn="0" w:lastRowFirstColumn="0" w:lastRowLastColumn="0"/>
            <w:tcW w:w="0" w:type="auto"/>
          </w:tcPr>
          <w:p w14:paraId="7A2AACEE" w14:textId="77777777" w:rsidR="00C54AFB" w:rsidRPr="00F61F79" w:rsidRDefault="00C54AFB" w:rsidP="00F61F79">
            <w:pPr>
              <w:pStyle w:val="FootnoteText"/>
              <w:jc w:val="center"/>
              <w:rPr>
                <w:sz w:val="18"/>
                <w:lang w:val="en-GB"/>
              </w:rPr>
            </w:pPr>
            <w:r w:rsidRPr="00F61F79">
              <w:rPr>
                <w:sz w:val="18"/>
                <w:lang w:val="en-GB"/>
              </w:rPr>
              <w:t>3 to 20</w:t>
            </w:r>
          </w:p>
        </w:tc>
        <w:tc>
          <w:tcPr>
            <w:tcW w:w="0" w:type="auto"/>
          </w:tcPr>
          <w:p w14:paraId="52391AC0" w14:textId="77777777" w:rsidR="00C54AFB" w:rsidRPr="00F61F79" w:rsidRDefault="00C54AFB">
            <w:pPr>
              <w:pStyle w:val="FootnoteText"/>
              <w:cnfStyle w:val="000000000000" w:firstRow="0" w:lastRow="0" w:firstColumn="0" w:lastColumn="0" w:oddVBand="0" w:evenVBand="0" w:oddHBand="0" w:evenHBand="0" w:firstRowFirstColumn="0" w:firstRowLastColumn="0" w:lastRowFirstColumn="0" w:lastRowLastColumn="0"/>
              <w:rPr>
                <w:sz w:val="18"/>
                <w:lang w:val="en-GB"/>
              </w:rPr>
            </w:pPr>
            <w:r w:rsidRPr="00F61F79">
              <w:rPr>
                <w:sz w:val="18"/>
                <w:lang w:val="en-GB"/>
              </w:rPr>
              <w:t>Positive</w:t>
            </w:r>
          </w:p>
        </w:tc>
      </w:tr>
      <w:tr w:rsidR="00C54AFB" w:rsidRPr="00F61F79" w14:paraId="3BEB418F" w14:textId="77777777" w:rsidTr="00F61F7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tcPr>
          <w:p w14:paraId="4359A5BC" w14:textId="77777777" w:rsidR="00C54AFB" w:rsidRPr="00F61F79" w:rsidRDefault="00C54AFB" w:rsidP="00F61F79">
            <w:pPr>
              <w:pStyle w:val="FootnoteText"/>
              <w:jc w:val="center"/>
              <w:rPr>
                <w:sz w:val="18"/>
                <w:lang w:val="en-GB"/>
              </w:rPr>
            </w:pPr>
            <w:r w:rsidRPr="00F61F79">
              <w:rPr>
                <w:sz w:val="18"/>
                <w:lang w:val="en-GB"/>
              </w:rPr>
              <w:t>20 to 150</w:t>
            </w:r>
          </w:p>
        </w:tc>
        <w:tc>
          <w:tcPr>
            <w:tcW w:w="0" w:type="auto"/>
          </w:tcPr>
          <w:p w14:paraId="6137FCD4" w14:textId="77777777" w:rsidR="00C54AFB" w:rsidRPr="00F61F79" w:rsidRDefault="00C54AFB">
            <w:pPr>
              <w:pStyle w:val="FootnoteText"/>
              <w:cnfStyle w:val="000000100000" w:firstRow="0" w:lastRow="0" w:firstColumn="0" w:lastColumn="0" w:oddVBand="0" w:evenVBand="0" w:oddHBand="1" w:evenHBand="0" w:firstRowFirstColumn="0" w:firstRowLastColumn="0" w:lastRowFirstColumn="0" w:lastRowLastColumn="0"/>
              <w:rPr>
                <w:sz w:val="18"/>
                <w:lang w:val="en-GB"/>
              </w:rPr>
            </w:pPr>
            <w:r w:rsidRPr="00F61F79">
              <w:rPr>
                <w:sz w:val="18"/>
                <w:lang w:val="en-GB"/>
              </w:rPr>
              <w:t>Strong</w:t>
            </w:r>
          </w:p>
        </w:tc>
      </w:tr>
      <w:tr w:rsidR="00C54AFB" w:rsidRPr="00F61F79" w14:paraId="39141751" w14:textId="77777777" w:rsidTr="00F61F79">
        <w:trPr>
          <w:trHeight w:val="242"/>
        </w:trPr>
        <w:tc>
          <w:tcPr>
            <w:cnfStyle w:val="001000000000" w:firstRow="0" w:lastRow="0" w:firstColumn="1" w:lastColumn="0" w:oddVBand="0" w:evenVBand="0" w:oddHBand="0" w:evenHBand="0" w:firstRowFirstColumn="0" w:firstRowLastColumn="0" w:lastRowFirstColumn="0" w:lastRowLastColumn="0"/>
            <w:tcW w:w="0" w:type="auto"/>
          </w:tcPr>
          <w:p w14:paraId="4B3EDE0B" w14:textId="77777777" w:rsidR="00C54AFB" w:rsidRPr="00F61F79" w:rsidRDefault="00C54AFB" w:rsidP="00F61F79">
            <w:pPr>
              <w:pStyle w:val="FootnoteText"/>
              <w:jc w:val="center"/>
              <w:rPr>
                <w:sz w:val="18"/>
                <w:lang w:val="en-GB"/>
              </w:rPr>
            </w:pPr>
            <w:r w:rsidRPr="00F61F79">
              <w:rPr>
                <w:sz w:val="18"/>
                <w:lang w:val="en-GB"/>
              </w:rPr>
              <w:t>&gt; 150</w:t>
            </w:r>
          </w:p>
        </w:tc>
        <w:tc>
          <w:tcPr>
            <w:tcW w:w="0" w:type="auto"/>
          </w:tcPr>
          <w:p w14:paraId="45D936B2" w14:textId="77777777" w:rsidR="00C54AFB" w:rsidRPr="00F61F79" w:rsidRDefault="00C54AFB">
            <w:pPr>
              <w:pStyle w:val="FootnoteText"/>
              <w:cnfStyle w:val="000000000000" w:firstRow="0" w:lastRow="0" w:firstColumn="0" w:lastColumn="0" w:oddVBand="0" w:evenVBand="0" w:oddHBand="0" w:evenHBand="0" w:firstRowFirstColumn="0" w:firstRowLastColumn="0" w:lastRowFirstColumn="0" w:lastRowLastColumn="0"/>
              <w:rPr>
                <w:sz w:val="18"/>
                <w:lang w:val="en-GB"/>
              </w:rPr>
            </w:pPr>
            <w:r w:rsidRPr="00F61F79">
              <w:rPr>
                <w:sz w:val="18"/>
                <w:lang w:val="en-GB"/>
              </w:rPr>
              <w:t>Very strong</w:t>
            </w:r>
          </w:p>
        </w:tc>
      </w:tr>
    </w:tbl>
    <w:p w14:paraId="52CF514C" w14:textId="77777777" w:rsidR="00C54AFB" w:rsidRPr="00F61F79" w:rsidRDefault="00C54AFB" w:rsidP="00D6115E">
      <w:pPr>
        <w:pStyle w:val="FootnoteText"/>
        <w:rPr>
          <w:lang w:val="en-GB"/>
        </w:rPr>
      </w:pPr>
    </w:p>
  </w:footnote>
  <w:footnote w:id="3">
    <w:p w14:paraId="00A4147C" w14:textId="611DC266" w:rsidR="00C54AFB" w:rsidRPr="00C54AFB" w:rsidRDefault="00C54AFB">
      <w:pPr>
        <w:pStyle w:val="FootnoteText"/>
        <w:rPr>
          <w:lang w:val="en-US"/>
          <w:rPrChange w:id="136" w:author="Giorgio Bianchini" w:date="2017-10-29T18:36:00Z">
            <w:rPr/>
          </w:rPrChange>
        </w:rPr>
      </w:pPr>
      <w:ins w:id="137" w:author="Giorgio Bianchini" w:date="2017-10-29T18:35:00Z">
        <w:r>
          <w:rPr>
            <w:rStyle w:val="FootnoteReference"/>
          </w:rPr>
          <w:footnoteRef/>
        </w:r>
        <w:r w:rsidRPr="00C54AFB">
          <w:rPr>
            <w:lang w:val="en-US"/>
            <w:rPrChange w:id="138" w:author="Giorgio Bianchini" w:date="2017-10-29T18:36:00Z">
              <w:rPr/>
            </w:rPrChange>
          </w:rPr>
          <w:t xml:space="preserve"> These analyses are still running, thus the results presented here for the ARD model are based on a reduced sample of 200 trees</w:t>
        </w:r>
      </w:ins>
      <w:ins w:id="139" w:author="Giorgio Bianchini" w:date="2017-10-29T18:39:00Z">
        <w:r w:rsidR="007B0197">
          <w:rPr>
            <w:lang w:val="en-US"/>
          </w:rPr>
          <w:t>.</w:t>
        </w:r>
      </w:ins>
    </w:p>
  </w:footnote>
  <w:footnote w:id="4">
    <w:p w14:paraId="77FB9299" w14:textId="6DEF6A9E" w:rsidR="00C54AFB" w:rsidRPr="00BD1777" w:rsidDel="007B0197" w:rsidRDefault="00C54AFB">
      <w:pPr>
        <w:pStyle w:val="FootnoteText"/>
        <w:rPr>
          <w:del w:id="218" w:author="Giorgio Bianchini" w:date="2017-10-29T18:43:00Z"/>
          <w:lang w:val="en-US"/>
        </w:rPr>
      </w:pPr>
      <w:del w:id="219" w:author="Giorgio Bianchini" w:date="2017-10-29T18:43:00Z">
        <w:r w:rsidDel="007B0197">
          <w:rPr>
            <w:rStyle w:val="FootnoteReference"/>
          </w:rPr>
          <w:footnoteRef/>
        </w:r>
        <w:r w:rsidRPr="00BD1777" w:rsidDel="007B0197">
          <w:rPr>
            <w:lang w:val="en-US"/>
          </w:rPr>
          <w:delText xml:space="preserve"> These analyses are still running, thus these results are preliminary</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F2E00"/>
    <w:multiLevelType w:val="hybridMultilevel"/>
    <w:tmpl w:val="0958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92751"/>
    <w:multiLevelType w:val="hybridMultilevel"/>
    <w:tmpl w:val="26A4AD52"/>
    <w:lvl w:ilvl="0" w:tplc="F2A2C9E0">
      <w:start w:val="2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2A1477"/>
    <w:multiLevelType w:val="hybridMultilevel"/>
    <w:tmpl w:val="9E28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D3702"/>
    <w:multiLevelType w:val="hybridMultilevel"/>
    <w:tmpl w:val="0616E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orgio Bianchini">
    <w15:presenceInfo w15:providerId="None" w15:userId="Giorgio Bianc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2CB"/>
    <w:rsid w:val="00002E3A"/>
    <w:rsid w:val="000045F4"/>
    <w:rsid w:val="00017F07"/>
    <w:rsid w:val="0002219F"/>
    <w:rsid w:val="00026D52"/>
    <w:rsid w:val="00041D71"/>
    <w:rsid w:val="00061DA9"/>
    <w:rsid w:val="000648D5"/>
    <w:rsid w:val="00064C51"/>
    <w:rsid w:val="000733FA"/>
    <w:rsid w:val="000803E9"/>
    <w:rsid w:val="00085CDB"/>
    <w:rsid w:val="000A0542"/>
    <w:rsid w:val="000A22E1"/>
    <w:rsid w:val="000A7DAA"/>
    <w:rsid w:val="000B4CDF"/>
    <w:rsid w:val="000E5EF0"/>
    <w:rsid w:val="000F7D59"/>
    <w:rsid w:val="0010222D"/>
    <w:rsid w:val="00104D7B"/>
    <w:rsid w:val="00110657"/>
    <w:rsid w:val="00110B83"/>
    <w:rsid w:val="00116799"/>
    <w:rsid w:val="001318E1"/>
    <w:rsid w:val="00141BA9"/>
    <w:rsid w:val="00142C42"/>
    <w:rsid w:val="00143B20"/>
    <w:rsid w:val="00144A1C"/>
    <w:rsid w:val="00144D8D"/>
    <w:rsid w:val="00144F34"/>
    <w:rsid w:val="001505A2"/>
    <w:rsid w:val="0015236F"/>
    <w:rsid w:val="00152CBB"/>
    <w:rsid w:val="0015335C"/>
    <w:rsid w:val="00153AEE"/>
    <w:rsid w:val="00157543"/>
    <w:rsid w:val="001649F2"/>
    <w:rsid w:val="00165195"/>
    <w:rsid w:val="001A344B"/>
    <w:rsid w:val="001A76F5"/>
    <w:rsid w:val="001B2E52"/>
    <w:rsid w:val="001B3840"/>
    <w:rsid w:val="001B67E7"/>
    <w:rsid w:val="001B76DD"/>
    <w:rsid w:val="001B7DB6"/>
    <w:rsid w:val="001C0163"/>
    <w:rsid w:val="001C74D4"/>
    <w:rsid w:val="001D30C2"/>
    <w:rsid w:val="001D7E1C"/>
    <w:rsid w:val="001E0909"/>
    <w:rsid w:val="001F35DC"/>
    <w:rsid w:val="00201645"/>
    <w:rsid w:val="00203BE3"/>
    <w:rsid w:val="00213C5F"/>
    <w:rsid w:val="00214012"/>
    <w:rsid w:val="0022373A"/>
    <w:rsid w:val="00230B3E"/>
    <w:rsid w:val="00240FFC"/>
    <w:rsid w:val="00243259"/>
    <w:rsid w:val="002456A2"/>
    <w:rsid w:val="0025347B"/>
    <w:rsid w:val="00262D46"/>
    <w:rsid w:val="00263D69"/>
    <w:rsid w:val="0027413F"/>
    <w:rsid w:val="00280CC2"/>
    <w:rsid w:val="00280D26"/>
    <w:rsid w:val="002933DD"/>
    <w:rsid w:val="002A06C2"/>
    <w:rsid w:val="002A10E6"/>
    <w:rsid w:val="002A4BF3"/>
    <w:rsid w:val="002C1CBE"/>
    <w:rsid w:val="002D3F6B"/>
    <w:rsid w:val="002E05F2"/>
    <w:rsid w:val="002E444E"/>
    <w:rsid w:val="002F087D"/>
    <w:rsid w:val="002F0F96"/>
    <w:rsid w:val="002F1D09"/>
    <w:rsid w:val="002F23F3"/>
    <w:rsid w:val="0030161D"/>
    <w:rsid w:val="00305E9E"/>
    <w:rsid w:val="00317F9A"/>
    <w:rsid w:val="003226ED"/>
    <w:rsid w:val="00323506"/>
    <w:rsid w:val="0032483A"/>
    <w:rsid w:val="00325299"/>
    <w:rsid w:val="00330954"/>
    <w:rsid w:val="00332492"/>
    <w:rsid w:val="00341E71"/>
    <w:rsid w:val="00347F95"/>
    <w:rsid w:val="00373D9E"/>
    <w:rsid w:val="00376D70"/>
    <w:rsid w:val="00383523"/>
    <w:rsid w:val="00385857"/>
    <w:rsid w:val="0039680D"/>
    <w:rsid w:val="003A35BE"/>
    <w:rsid w:val="003B3E48"/>
    <w:rsid w:val="003C3984"/>
    <w:rsid w:val="003D17FA"/>
    <w:rsid w:val="003D4B6D"/>
    <w:rsid w:val="003E378F"/>
    <w:rsid w:val="003E477B"/>
    <w:rsid w:val="003E49FA"/>
    <w:rsid w:val="004056CD"/>
    <w:rsid w:val="00406AD2"/>
    <w:rsid w:val="0041232F"/>
    <w:rsid w:val="00414F31"/>
    <w:rsid w:val="004206B6"/>
    <w:rsid w:val="00421C2E"/>
    <w:rsid w:val="00424440"/>
    <w:rsid w:val="0042554C"/>
    <w:rsid w:val="004329BD"/>
    <w:rsid w:val="00453D41"/>
    <w:rsid w:val="00455854"/>
    <w:rsid w:val="00457698"/>
    <w:rsid w:val="00462F08"/>
    <w:rsid w:val="00465D49"/>
    <w:rsid w:val="00466FCD"/>
    <w:rsid w:val="004707D8"/>
    <w:rsid w:val="00482BFD"/>
    <w:rsid w:val="004836FB"/>
    <w:rsid w:val="004863B2"/>
    <w:rsid w:val="004903A2"/>
    <w:rsid w:val="004A3238"/>
    <w:rsid w:val="004A727D"/>
    <w:rsid w:val="004B18B0"/>
    <w:rsid w:val="004B5807"/>
    <w:rsid w:val="004C4514"/>
    <w:rsid w:val="004E3213"/>
    <w:rsid w:val="005029A1"/>
    <w:rsid w:val="00504B4B"/>
    <w:rsid w:val="00505712"/>
    <w:rsid w:val="005140F9"/>
    <w:rsid w:val="00516A40"/>
    <w:rsid w:val="0054350E"/>
    <w:rsid w:val="00563190"/>
    <w:rsid w:val="0057493B"/>
    <w:rsid w:val="005815C8"/>
    <w:rsid w:val="005908BC"/>
    <w:rsid w:val="0059185E"/>
    <w:rsid w:val="00592EF4"/>
    <w:rsid w:val="00593A7B"/>
    <w:rsid w:val="0059632C"/>
    <w:rsid w:val="005968CE"/>
    <w:rsid w:val="005A0C8E"/>
    <w:rsid w:val="005B6E68"/>
    <w:rsid w:val="005C2700"/>
    <w:rsid w:val="005C2822"/>
    <w:rsid w:val="005C7569"/>
    <w:rsid w:val="005C7CCE"/>
    <w:rsid w:val="005E5EC0"/>
    <w:rsid w:val="005F3A36"/>
    <w:rsid w:val="005F6B5B"/>
    <w:rsid w:val="00601FDE"/>
    <w:rsid w:val="00602488"/>
    <w:rsid w:val="00607670"/>
    <w:rsid w:val="00611F7A"/>
    <w:rsid w:val="006177D3"/>
    <w:rsid w:val="00641DF3"/>
    <w:rsid w:val="00645FF8"/>
    <w:rsid w:val="00671E36"/>
    <w:rsid w:val="00674160"/>
    <w:rsid w:val="00680441"/>
    <w:rsid w:val="00684F16"/>
    <w:rsid w:val="0068515E"/>
    <w:rsid w:val="00691CF6"/>
    <w:rsid w:val="0069365F"/>
    <w:rsid w:val="006938F9"/>
    <w:rsid w:val="006B26C4"/>
    <w:rsid w:val="006C249A"/>
    <w:rsid w:val="006D79F9"/>
    <w:rsid w:val="006D7FDA"/>
    <w:rsid w:val="006F1A0E"/>
    <w:rsid w:val="0070011A"/>
    <w:rsid w:val="0070691A"/>
    <w:rsid w:val="00706CD9"/>
    <w:rsid w:val="00721CC3"/>
    <w:rsid w:val="0072225B"/>
    <w:rsid w:val="007242C5"/>
    <w:rsid w:val="00730549"/>
    <w:rsid w:val="00730958"/>
    <w:rsid w:val="00734EB8"/>
    <w:rsid w:val="00735FB2"/>
    <w:rsid w:val="00742641"/>
    <w:rsid w:val="00744761"/>
    <w:rsid w:val="0074524C"/>
    <w:rsid w:val="0074632C"/>
    <w:rsid w:val="007519A3"/>
    <w:rsid w:val="00761E6E"/>
    <w:rsid w:val="0076626B"/>
    <w:rsid w:val="007679ED"/>
    <w:rsid w:val="00784F5D"/>
    <w:rsid w:val="00790AB1"/>
    <w:rsid w:val="00795C7C"/>
    <w:rsid w:val="007972CB"/>
    <w:rsid w:val="007A3FCC"/>
    <w:rsid w:val="007A4FF6"/>
    <w:rsid w:val="007A57E1"/>
    <w:rsid w:val="007B0197"/>
    <w:rsid w:val="007B1B26"/>
    <w:rsid w:val="007B5D38"/>
    <w:rsid w:val="007B6F58"/>
    <w:rsid w:val="007C7C04"/>
    <w:rsid w:val="007E0150"/>
    <w:rsid w:val="007E1571"/>
    <w:rsid w:val="007E21B4"/>
    <w:rsid w:val="007E2D1B"/>
    <w:rsid w:val="007E4F4B"/>
    <w:rsid w:val="007F2156"/>
    <w:rsid w:val="0080095B"/>
    <w:rsid w:val="008023AE"/>
    <w:rsid w:val="008067CB"/>
    <w:rsid w:val="008068B0"/>
    <w:rsid w:val="00810C68"/>
    <w:rsid w:val="00815A9A"/>
    <w:rsid w:val="008324DA"/>
    <w:rsid w:val="008344AD"/>
    <w:rsid w:val="00835CA9"/>
    <w:rsid w:val="00842B5C"/>
    <w:rsid w:val="008466EF"/>
    <w:rsid w:val="00846BFB"/>
    <w:rsid w:val="0085768A"/>
    <w:rsid w:val="00862D75"/>
    <w:rsid w:val="00877F94"/>
    <w:rsid w:val="00886C91"/>
    <w:rsid w:val="00892C5C"/>
    <w:rsid w:val="00895DA8"/>
    <w:rsid w:val="008A38E6"/>
    <w:rsid w:val="008A4601"/>
    <w:rsid w:val="008A56F6"/>
    <w:rsid w:val="008B1822"/>
    <w:rsid w:val="008C31DB"/>
    <w:rsid w:val="008D52FC"/>
    <w:rsid w:val="008D7146"/>
    <w:rsid w:val="008E2836"/>
    <w:rsid w:val="008E7990"/>
    <w:rsid w:val="008F13D1"/>
    <w:rsid w:val="008F5CDF"/>
    <w:rsid w:val="008F6B9C"/>
    <w:rsid w:val="00905AFA"/>
    <w:rsid w:val="00911FA5"/>
    <w:rsid w:val="009129ED"/>
    <w:rsid w:val="0091363D"/>
    <w:rsid w:val="0091657E"/>
    <w:rsid w:val="00920D6A"/>
    <w:rsid w:val="00927FE9"/>
    <w:rsid w:val="009314AA"/>
    <w:rsid w:val="009324C2"/>
    <w:rsid w:val="00935D13"/>
    <w:rsid w:val="00944832"/>
    <w:rsid w:val="009454FE"/>
    <w:rsid w:val="009477EF"/>
    <w:rsid w:val="00947EF9"/>
    <w:rsid w:val="0095471D"/>
    <w:rsid w:val="00955787"/>
    <w:rsid w:val="009571AE"/>
    <w:rsid w:val="00962353"/>
    <w:rsid w:val="00963DF3"/>
    <w:rsid w:val="009712F9"/>
    <w:rsid w:val="00971577"/>
    <w:rsid w:val="0097292D"/>
    <w:rsid w:val="009760DC"/>
    <w:rsid w:val="0097647C"/>
    <w:rsid w:val="0097726B"/>
    <w:rsid w:val="0098669E"/>
    <w:rsid w:val="009924CD"/>
    <w:rsid w:val="0099479F"/>
    <w:rsid w:val="00997DB5"/>
    <w:rsid w:val="009B4D49"/>
    <w:rsid w:val="009B7EE6"/>
    <w:rsid w:val="009D486B"/>
    <w:rsid w:val="009D4EEE"/>
    <w:rsid w:val="009D5256"/>
    <w:rsid w:val="009F0914"/>
    <w:rsid w:val="009F423E"/>
    <w:rsid w:val="009F5C1F"/>
    <w:rsid w:val="00A0664A"/>
    <w:rsid w:val="00A24401"/>
    <w:rsid w:val="00A271E0"/>
    <w:rsid w:val="00A42640"/>
    <w:rsid w:val="00A45179"/>
    <w:rsid w:val="00A50898"/>
    <w:rsid w:val="00A521CE"/>
    <w:rsid w:val="00A5379D"/>
    <w:rsid w:val="00A55297"/>
    <w:rsid w:val="00A61929"/>
    <w:rsid w:val="00A7278B"/>
    <w:rsid w:val="00A801B9"/>
    <w:rsid w:val="00A85686"/>
    <w:rsid w:val="00A94619"/>
    <w:rsid w:val="00AB0ADF"/>
    <w:rsid w:val="00AB371E"/>
    <w:rsid w:val="00AF6EFC"/>
    <w:rsid w:val="00B12399"/>
    <w:rsid w:val="00B131EE"/>
    <w:rsid w:val="00B259D9"/>
    <w:rsid w:val="00B26BEA"/>
    <w:rsid w:val="00B33D14"/>
    <w:rsid w:val="00B34AF8"/>
    <w:rsid w:val="00B40494"/>
    <w:rsid w:val="00B62F99"/>
    <w:rsid w:val="00B672A9"/>
    <w:rsid w:val="00B737DB"/>
    <w:rsid w:val="00B77C16"/>
    <w:rsid w:val="00B8345E"/>
    <w:rsid w:val="00BA1CF9"/>
    <w:rsid w:val="00BA69E4"/>
    <w:rsid w:val="00BB14D2"/>
    <w:rsid w:val="00BC7B63"/>
    <w:rsid w:val="00BD1777"/>
    <w:rsid w:val="00BD5C34"/>
    <w:rsid w:val="00BD7A7E"/>
    <w:rsid w:val="00BE0723"/>
    <w:rsid w:val="00BE3260"/>
    <w:rsid w:val="00BE3AB6"/>
    <w:rsid w:val="00C07F1C"/>
    <w:rsid w:val="00C33B46"/>
    <w:rsid w:val="00C54AFB"/>
    <w:rsid w:val="00C708EA"/>
    <w:rsid w:val="00C776D1"/>
    <w:rsid w:val="00C8284F"/>
    <w:rsid w:val="00C92804"/>
    <w:rsid w:val="00C94C11"/>
    <w:rsid w:val="00CC2DAA"/>
    <w:rsid w:val="00CC2E99"/>
    <w:rsid w:val="00CD61BA"/>
    <w:rsid w:val="00CF357D"/>
    <w:rsid w:val="00CF48EA"/>
    <w:rsid w:val="00D00A3B"/>
    <w:rsid w:val="00D04E34"/>
    <w:rsid w:val="00D07861"/>
    <w:rsid w:val="00D132D1"/>
    <w:rsid w:val="00D1412D"/>
    <w:rsid w:val="00D31B09"/>
    <w:rsid w:val="00D4086B"/>
    <w:rsid w:val="00D43C08"/>
    <w:rsid w:val="00D47144"/>
    <w:rsid w:val="00D6115E"/>
    <w:rsid w:val="00D733BE"/>
    <w:rsid w:val="00D77719"/>
    <w:rsid w:val="00D873CC"/>
    <w:rsid w:val="00D92CDA"/>
    <w:rsid w:val="00DA5A2F"/>
    <w:rsid w:val="00DB1E55"/>
    <w:rsid w:val="00DB34AA"/>
    <w:rsid w:val="00DB3FCB"/>
    <w:rsid w:val="00DB6AA4"/>
    <w:rsid w:val="00DC06BA"/>
    <w:rsid w:val="00DC3722"/>
    <w:rsid w:val="00DD25E6"/>
    <w:rsid w:val="00DD5BDB"/>
    <w:rsid w:val="00DE0F38"/>
    <w:rsid w:val="00DF06BE"/>
    <w:rsid w:val="00DF3115"/>
    <w:rsid w:val="00DF6587"/>
    <w:rsid w:val="00E06542"/>
    <w:rsid w:val="00E114FE"/>
    <w:rsid w:val="00E1529D"/>
    <w:rsid w:val="00E16594"/>
    <w:rsid w:val="00E20571"/>
    <w:rsid w:val="00E2245C"/>
    <w:rsid w:val="00E301D1"/>
    <w:rsid w:val="00E31F62"/>
    <w:rsid w:val="00E324CE"/>
    <w:rsid w:val="00E41E7E"/>
    <w:rsid w:val="00E451B3"/>
    <w:rsid w:val="00E5350D"/>
    <w:rsid w:val="00E55DE0"/>
    <w:rsid w:val="00E60592"/>
    <w:rsid w:val="00E713AA"/>
    <w:rsid w:val="00E848E3"/>
    <w:rsid w:val="00EA0816"/>
    <w:rsid w:val="00EA1238"/>
    <w:rsid w:val="00EA283A"/>
    <w:rsid w:val="00EC1D3A"/>
    <w:rsid w:val="00EC6FEF"/>
    <w:rsid w:val="00ED7CE9"/>
    <w:rsid w:val="00EE39F7"/>
    <w:rsid w:val="00EE716D"/>
    <w:rsid w:val="00EF429A"/>
    <w:rsid w:val="00EF6ACE"/>
    <w:rsid w:val="00F019B9"/>
    <w:rsid w:val="00F10E2E"/>
    <w:rsid w:val="00F135C0"/>
    <w:rsid w:val="00F26DC0"/>
    <w:rsid w:val="00F4129D"/>
    <w:rsid w:val="00F438AB"/>
    <w:rsid w:val="00F45CEB"/>
    <w:rsid w:val="00F60494"/>
    <w:rsid w:val="00F61F79"/>
    <w:rsid w:val="00F64036"/>
    <w:rsid w:val="00F66525"/>
    <w:rsid w:val="00F70B0B"/>
    <w:rsid w:val="00F84450"/>
    <w:rsid w:val="00F86A3A"/>
    <w:rsid w:val="00F90B66"/>
    <w:rsid w:val="00FB4F4D"/>
    <w:rsid w:val="00FB4FED"/>
    <w:rsid w:val="00FC31E5"/>
    <w:rsid w:val="00FC53BA"/>
    <w:rsid w:val="00FD3089"/>
    <w:rsid w:val="00FF11C9"/>
    <w:rsid w:val="00FF36B0"/>
    <w:rsid w:val="00FF781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BB76E3"/>
  <w15:docId w15:val="{557281D2-B696-404C-B597-9678C0AA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2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12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12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2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712F9"/>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712F9"/>
    <w:pPr>
      <w:spacing w:after="0" w:line="240" w:lineRule="auto"/>
    </w:pPr>
  </w:style>
  <w:style w:type="character" w:customStyle="1" w:styleId="Heading3Char">
    <w:name w:val="Heading 3 Char"/>
    <w:basedOn w:val="DefaultParagraphFont"/>
    <w:link w:val="Heading3"/>
    <w:uiPriority w:val="9"/>
    <w:rsid w:val="009712F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80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04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441"/>
    <w:rPr>
      <w:rFonts w:ascii="Segoe UI" w:hAnsi="Segoe UI" w:cs="Segoe UI"/>
      <w:sz w:val="18"/>
      <w:szCs w:val="18"/>
    </w:rPr>
  </w:style>
  <w:style w:type="table" w:customStyle="1" w:styleId="ListTable4-Accent11">
    <w:name w:val="List Table 4 - Accent 11"/>
    <w:basedOn w:val="TableNormal"/>
    <w:uiPriority w:val="49"/>
    <w:rsid w:val="00EF6AC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EF6ACE"/>
    <w:pPr>
      <w:spacing w:after="200" w:line="240" w:lineRule="auto"/>
    </w:pPr>
    <w:rPr>
      <w:i/>
      <w:iCs/>
      <w:color w:val="44546A" w:themeColor="text2"/>
      <w:sz w:val="18"/>
      <w:szCs w:val="18"/>
    </w:rPr>
  </w:style>
  <w:style w:type="character" w:styleId="IntenseReference">
    <w:name w:val="Intense Reference"/>
    <w:basedOn w:val="DefaultParagraphFont"/>
    <w:uiPriority w:val="32"/>
    <w:qFormat/>
    <w:rsid w:val="00D4086B"/>
    <w:rPr>
      <w:b/>
      <w:bCs/>
      <w:smallCaps/>
      <w:color w:val="5B9BD5" w:themeColor="accent1"/>
      <w:spacing w:val="5"/>
    </w:rPr>
  </w:style>
  <w:style w:type="character" w:styleId="PlaceholderText">
    <w:name w:val="Placeholder Text"/>
    <w:basedOn w:val="DefaultParagraphFont"/>
    <w:uiPriority w:val="99"/>
    <w:semiHidden/>
    <w:rsid w:val="00E20571"/>
    <w:rPr>
      <w:color w:val="808080"/>
    </w:rPr>
  </w:style>
  <w:style w:type="paragraph" w:styleId="ListParagraph">
    <w:name w:val="List Paragraph"/>
    <w:basedOn w:val="Normal"/>
    <w:uiPriority w:val="34"/>
    <w:qFormat/>
    <w:rsid w:val="00C92804"/>
    <w:pPr>
      <w:ind w:left="720"/>
      <w:contextualSpacing/>
    </w:pPr>
  </w:style>
  <w:style w:type="paragraph" w:styleId="FootnoteText">
    <w:name w:val="footnote text"/>
    <w:basedOn w:val="Normal"/>
    <w:link w:val="FootnoteTextChar"/>
    <w:uiPriority w:val="99"/>
    <w:unhideWhenUsed/>
    <w:rsid w:val="00F61F79"/>
    <w:pPr>
      <w:spacing w:after="0" w:line="240" w:lineRule="auto"/>
    </w:pPr>
    <w:rPr>
      <w:sz w:val="20"/>
      <w:szCs w:val="20"/>
    </w:rPr>
  </w:style>
  <w:style w:type="character" w:customStyle="1" w:styleId="FootnoteTextChar">
    <w:name w:val="Footnote Text Char"/>
    <w:basedOn w:val="DefaultParagraphFont"/>
    <w:link w:val="FootnoteText"/>
    <w:uiPriority w:val="99"/>
    <w:rsid w:val="00F61F79"/>
    <w:rPr>
      <w:sz w:val="20"/>
      <w:szCs w:val="20"/>
    </w:rPr>
  </w:style>
  <w:style w:type="character" w:styleId="FootnoteReference">
    <w:name w:val="footnote reference"/>
    <w:basedOn w:val="DefaultParagraphFont"/>
    <w:uiPriority w:val="99"/>
    <w:semiHidden/>
    <w:unhideWhenUsed/>
    <w:rsid w:val="00F61F79"/>
    <w:rPr>
      <w:vertAlign w:val="superscript"/>
    </w:rPr>
  </w:style>
  <w:style w:type="paragraph" w:styleId="NormalWeb">
    <w:name w:val="Normal (Web)"/>
    <w:basedOn w:val="Normal"/>
    <w:uiPriority w:val="99"/>
    <w:unhideWhenUsed/>
    <w:rsid w:val="004707D8"/>
    <w:pPr>
      <w:spacing w:before="100" w:beforeAutospacing="1" w:after="100" w:afterAutospacing="1" w:line="240" w:lineRule="auto"/>
    </w:pPr>
    <w:rPr>
      <w:rFonts w:ascii="Times" w:eastAsiaTheme="minorEastAsia" w:hAnsi="Times" w:cs="Times New Roman"/>
      <w:sz w:val="20"/>
      <w:szCs w:val="20"/>
      <w:lang w:val="en-GB"/>
    </w:rPr>
  </w:style>
  <w:style w:type="character" w:styleId="CommentReference">
    <w:name w:val="annotation reference"/>
    <w:basedOn w:val="DefaultParagraphFont"/>
    <w:uiPriority w:val="99"/>
    <w:semiHidden/>
    <w:unhideWhenUsed/>
    <w:rsid w:val="004707D8"/>
    <w:rPr>
      <w:sz w:val="18"/>
      <w:szCs w:val="18"/>
    </w:rPr>
  </w:style>
  <w:style w:type="paragraph" w:styleId="CommentText">
    <w:name w:val="annotation text"/>
    <w:basedOn w:val="Normal"/>
    <w:link w:val="CommentTextChar"/>
    <w:uiPriority w:val="99"/>
    <w:semiHidden/>
    <w:unhideWhenUsed/>
    <w:rsid w:val="004707D8"/>
    <w:pPr>
      <w:spacing w:after="0" w:line="240" w:lineRule="auto"/>
    </w:pPr>
    <w:rPr>
      <w:rFonts w:eastAsiaTheme="minorEastAsia"/>
      <w:sz w:val="24"/>
      <w:szCs w:val="24"/>
      <w:lang w:val="en-GB"/>
    </w:rPr>
  </w:style>
  <w:style w:type="character" w:customStyle="1" w:styleId="CommentTextChar">
    <w:name w:val="Comment Text Char"/>
    <w:basedOn w:val="DefaultParagraphFont"/>
    <w:link w:val="CommentText"/>
    <w:uiPriority w:val="99"/>
    <w:semiHidden/>
    <w:rsid w:val="004707D8"/>
    <w:rPr>
      <w:rFonts w:eastAsiaTheme="minorEastAsia"/>
      <w:sz w:val="24"/>
      <w:szCs w:val="24"/>
      <w:lang w:val="en-GB"/>
    </w:rPr>
  </w:style>
  <w:style w:type="character" w:styleId="Emphasis">
    <w:name w:val="Emphasis"/>
    <w:basedOn w:val="DefaultParagraphFont"/>
    <w:uiPriority w:val="20"/>
    <w:qFormat/>
    <w:rsid w:val="00A45179"/>
    <w:rPr>
      <w:i/>
      <w:iCs/>
    </w:rPr>
  </w:style>
  <w:style w:type="paragraph" w:styleId="CommentSubject">
    <w:name w:val="annotation subject"/>
    <w:basedOn w:val="CommentText"/>
    <w:next w:val="CommentText"/>
    <w:link w:val="CommentSubjectChar"/>
    <w:uiPriority w:val="99"/>
    <w:semiHidden/>
    <w:unhideWhenUsed/>
    <w:rsid w:val="00611F7A"/>
    <w:pPr>
      <w:spacing w:after="160"/>
    </w:pPr>
    <w:rPr>
      <w:rFonts w:eastAsiaTheme="minorHAnsi"/>
      <w:b/>
      <w:bCs/>
      <w:sz w:val="20"/>
      <w:szCs w:val="20"/>
      <w:lang w:val="it-IT"/>
    </w:rPr>
  </w:style>
  <w:style w:type="character" w:customStyle="1" w:styleId="CommentSubjectChar">
    <w:name w:val="Comment Subject Char"/>
    <w:basedOn w:val="CommentTextChar"/>
    <w:link w:val="CommentSubject"/>
    <w:uiPriority w:val="99"/>
    <w:semiHidden/>
    <w:rsid w:val="00611F7A"/>
    <w:rPr>
      <w:rFonts w:eastAsiaTheme="minorEastAsia"/>
      <w:b/>
      <w:bCs/>
      <w:sz w:val="20"/>
      <w:szCs w:val="20"/>
      <w:lang w:val="en-GB"/>
    </w:rPr>
  </w:style>
  <w:style w:type="paragraph" w:styleId="Revision">
    <w:name w:val="Revision"/>
    <w:hidden/>
    <w:uiPriority w:val="99"/>
    <w:semiHidden/>
    <w:rsid w:val="005968CE"/>
    <w:pPr>
      <w:spacing w:after="0" w:line="240" w:lineRule="auto"/>
    </w:pPr>
  </w:style>
  <w:style w:type="character" w:styleId="SubtleReference">
    <w:name w:val="Subtle Reference"/>
    <w:basedOn w:val="DefaultParagraphFont"/>
    <w:uiPriority w:val="31"/>
    <w:qFormat/>
    <w:rsid w:val="00EC6FEF"/>
    <w:rPr>
      <w:smallCaps/>
      <w:color w:val="5A5A5A" w:themeColor="text1" w:themeTint="A5"/>
    </w:rPr>
  </w:style>
  <w:style w:type="paragraph" w:styleId="Bibliography">
    <w:name w:val="Bibliography"/>
    <w:basedOn w:val="Normal"/>
    <w:next w:val="Normal"/>
    <w:uiPriority w:val="37"/>
    <w:unhideWhenUsed/>
    <w:rsid w:val="008C31DB"/>
  </w:style>
  <w:style w:type="paragraph" w:styleId="TOCHeading">
    <w:name w:val="TOC Heading"/>
    <w:basedOn w:val="Heading1"/>
    <w:next w:val="Normal"/>
    <w:uiPriority w:val="39"/>
    <w:unhideWhenUsed/>
    <w:qFormat/>
    <w:rsid w:val="0070011A"/>
    <w:pPr>
      <w:outlineLvl w:val="9"/>
    </w:pPr>
    <w:rPr>
      <w:lang w:val="en-US"/>
    </w:rPr>
  </w:style>
  <w:style w:type="paragraph" w:styleId="TOC1">
    <w:name w:val="toc 1"/>
    <w:basedOn w:val="Normal"/>
    <w:next w:val="Normal"/>
    <w:autoRedefine/>
    <w:uiPriority w:val="39"/>
    <w:unhideWhenUsed/>
    <w:rsid w:val="0070011A"/>
    <w:pPr>
      <w:spacing w:after="100"/>
    </w:pPr>
  </w:style>
  <w:style w:type="paragraph" w:styleId="TOC2">
    <w:name w:val="toc 2"/>
    <w:basedOn w:val="Normal"/>
    <w:next w:val="Normal"/>
    <w:autoRedefine/>
    <w:uiPriority w:val="39"/>
    <w:unhideWhenUsed/>
    <w:rsid w:val="0070011A"/>
    <w:pPr>
      <w:spacing w:after="100"/>
      <w:ind w:left="220"/>
    </w:pPr>
  </w:style>
  <w:style w:type="paragraph" w:styleId="TOC3">
    <w:name w:val="toc 3"/>
    <w:basedOn w:val="Normal"/>
    <w:next w:val="Normal"/>
    <w:autoRedefine/>
    <w:uiPriority w:val="39"/>
    <w:unhideWhenUsed/>
    <w:rsid w:val="0070011A"/>
    <w:pPr>
      <w:spacing w:after="100"/>
      <w:ind w:left="440"/>
    </w:pPr>
  </w:style>
  <w:style w:type="character" w:styleId="Hyperlink">
    <w:name w:val="Hyperlink"/>
    <w:basedOn w:val="DefaultParagraphFont"/>
    <w:uiPriority w:val="99"/>
    <w:unhideWhenUsed/>
    <w:rsid w:val="0070011A"/>
    <w:rPr>
      <w:color w:val="0563C1" w:themeColor="hyperlink"/>
      <w:u w:val="single"/>
    </w:rPr>
  </w:style>
  <w:style w:type="character" w:customStyle="1" w:styleId="UnresolvedMention1">
    <w:name w:val="Unresolved Mention1"/>
    <w:basedOn w:val="DefaultParagraphFont"/>
    <w:uiPriority w:val="99"/>
    <w:semiHidden/>
    <w:unhideWhenUsed/>
    <w:rsid w:val="00B62F99"/>
    <w:rPr>
      <w:color w:val="808080"/>
      <w:shd w:val="clear" w:color="auto" w:fill="E6E6E6"/>
    </w:rPr>
  </w:style>
  <w:style w:type="character" w:styleId="FollowedHyperlink">
    <w:name w:val="FollowedHyperlink"/>
    <w:basedOn w:val="DefaultParagraphFont"/>
    <w:uiPriority w:val="99"/>
    <w:semiHidden/>
    <w:unhideWhenUsed/>
    <w:rsid w:val="00B62F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00755">
      <w:bodyDiv w:val="1"/>
      <w:marLeft w:val="0"/>
      <w:marRight w:val="0"/>
      <w:marTop w:val="0"/>
      <w:marBottom w:val="0"/>
      <w:divBdr>
        <w:top w:val="none" w:sz="0" w:space="0" w:color="auto"/>
        <w:left w:val="none" w:sz="0" w:space="0" w:color="auto"/>
        <w:bottom w:val="none" w:sz="0" w:space="0" w:color="auto"/>
        <w:right w:val="none" w:sz="0" w:space="0" w:color="auto"/>
      </w:divBdr>
    </w:div>
    <w:div w:id="154342465">
      <w:bodyDiv w:val="1"/>
      <w:marLeft w:val="0"/>
      <w:marRight w:val="0"/>
      <w:marTop w:val="0"/>
      <w:marBottom w:val="0"/>
      <w:divBdr>
        <w:top w:val="none" w:sz="0" w:space="0" w:color="auto"/>
        <w:left w:val="none" w:sz="0" w:space="0" w:color="auto"/>
        <w:bottom w:val="none" w:sz="0" w:space="0" w:color="auto"/>
        <w:right w:val="none" w:sz="0" w:space="0" w:color="auto"/>
      </w:divBdr>
    </w:div>
    <w:div w:id="202720510">
      <w:bodyDiv w:val="1"/>
      <w:marLeft w:val="0"/>
      <w:marRight w:val="0"/>
      <w:marTop w:val="0"/>
      <w:marBottom w:val="0"/>
      <w:divBdr>
        <w:top w:val="none" w:sz="0" w:space="0" w:color="auto"/>
        <w:left w:val="none" w:sz="0" w:space="0" w:color="auto"/>
        <w:bottom w:val="none" w:sz="0" w:space="0" w:color="auto"/>
        <w:right w:val="none" w:sz="0" w:space="0" w:color="auto"/>
      </w:divBdr>
    </w:div>
    <w:div w:id="219827579">
      <w:bodyDiv w:val="1"/>
      <w:marLeft w:val="0"/>
      <w:marRight w:val="0"/>
      <w:marTop w:val="0"/>
      <w:marBottom w:val="0"/>
      <w:divBdr>
        <w:top w:val="none" w:sz="0" w:space="0" w:color="auto"/>
        <w:left w:val="none" w:sz="0" w:space="0" w:color="auto"/>
        <w:bottom w:val="none" w:sz="0" w:space="0" w:color="auto"/>
        <w:right w:val="none" w:sz="0" w:space="0" w:color="auto"/>
      </w:divBdr>
    </w:div>
    <w:div w:id="312832232">
      <w:bodyDiv w:val="1"/>
      <w:marLeft w:val="0"/>
      <w:marRight w:val="0"/>
      <w:marTop w:val="0"/>
      <w:marBottom w:val="0"/>
      <w:divBdr>
        <w:top w:val="none" w:sz="0" w:space="0" w:color="auto"/>
        <w:left w:val="none" w:sz="0" w:space="0" w:color="auto"/>
        <w:bottom w:val="none" w:sz="0" w:space="0" w:color="auto"/>
        <w:right w:val="none" w:sz="0" w:space="0" w:color="auto"/>
      </w:divBdr>
    </w:div>
    <w:div w:id="345643017">
      <w:bodyDiv w:val="1"/>
      <w:marLeft w:val="0"/>
      <w:marRight w:val="0"/>
      <w:marTop w:val="0"/>
      <w:marBottom w:val="0"/>
      <w:divBdr>
        <w:top w:val="none" w:sz="0" w:space="0" w:color="auto"/>
        <w:left w:val="none" w:sz="0" w:space="0" w:color="auto"/>
        <w:bottom w:val="none" w:sz="0" w:space="0" w:color="auto"/>
        <w:right w:val="none" w:sz="0" w:space="0" w:color="auto"/>
      </w:divBdr>
    </w:div>
    <w:div w:id="429399341">
      <w:bodyDiv w:val="1"/>
      <w:marLeft w:val="0"/>
      <w:marRight w:val="0"/>
      <w:marTop w:val="0"/>
      <w:marBottom w:val="0"/>
      <w:divBdr>
        <w:top w:val="none" w:sz="0" w:space="0" w:color="auto"/>
        <w:left w:val="none" w:sz="0" w:space="0" w:color="auto"/>
        <w:bottom w:val="none" w:sz="0" w:space="0" w:color="auto"/>
        <w:right w:val="none" w:sz="0" w:space="0" w:color="auto"/>
      </w:divBdr>
    </w:div>
    <w:div w:id="492523563">
      <w:bodyDiv w:val="1"/>
      <w:marLeft w:val="0"/>
      <w:marRight w:val="0"/>
      <w:marTop w:val="0"/>
      <w:marBottom w:val="0"/>
      <w:divBdr>
        <w:top w:val="none" w:sz="0" w:space="0" w:color="auto"/>
        <w:left w:val="none" w:sz="0" w:space="0" w:color="auto"/>
        <w:bottom w:val="none" w:sz="0" w:space="0" w:color="auto"/>
        <w:right w:val="none" w:sz="0" w:space="0" w:color="auto"/>
      </w:divBdr>
    </w:div>
    <w:div w:id="504827304">
      <w:bodyDiv w:val="1"/>
      <w:marLeft w:val="0"/>
      <w:marRight w:val="0"/>
      <w:marTop w:val="0"/>
      <w:marBottom w:val="0"/>
      <w:divBdr>
        <w:top w:val="none" w:sz="0" w:space="0" w:color="auto"/>
        <w:left w:val="none" w:sz="0" w:space="0" w:color="auto"/>
        <w:bottom w:val="none" w:sz="0" w:space="0" w:color="auto"/>
        <w:right w:val="none" w:sz="0" w:space="0" w:color="auto"/>
      </w:divBdr>
    </w:div>
    <w:div w:id="775833268">
      <w:bodyDiv w:val="1"/>
      <w:marLeft w:val="0"/>
      <w:marRight w:val="0"/>
      <w:marTop w:val="0"/>
      <w:marBottom w:val="0"/>
      <w:divBdr>
        <w:top w:val="none" w:sz="0" w:space="0" w:color="auto"/>
        <w:left w:val="none" w:sz="0" w:space="0" w:color="auto"/>
        <w:bottom w:val="none" w:sz="0" w:space="0" w:color="auto"/>
        <w:right w:val="none" w:sz="0" w:space="0" w:color="auto"/>
      </w:divBdr>
    </w:div>
    <w:div w:id="824317116">
      <w:bodyDiv w:val="1"/>
      <w:marLeft w:val="0"/>
      <w:marRight w:val="0"/>
      <w:marTop w:val="0"/>
      <w:marBottom w:val="0"/>
      <w:divBdr>
        <w:top w:val="none" w:sz="0" w:space="0" w:color="auto"/>
        <w:left w:val="none" w:sz="0" w:space="0" w:color="auto"/>
        <w:bottom w:val="none" w:sz="0" w:space="0" w:color="auto"/>
        <w:right w:val="none" w:sz="0" w:space="0" w:color="auto"/>
      </w:divBdr>
    </w:div>
    <w:div w:id="847136757">
      <w:bodyDiv w:val="1"/>
      <w:marLeft w:val="0"/>
      <w:marRight w:val="0"/>
      <w:marTop w:val="0"/>
      <w:marBottom w:val="0"/>
      <w:divBdr>
        <w:top w:val="none" w:sz="0" w:space="0" w:color="auto"/>
        <w:left w:val="none" w:sz="0" w:space="0" w:color="auto"/>
        <w:bottom w:val="none" w:sz="0" w:space="0" w:color="auto"/>
        <w:right w:val="none" w:sz="0" w:space="0" w:color="auto"/>
      </w:divBdr>
    </w:div>
    <w:div w:id="874345448">
      <w:bodyDiv w:val="1"/>
      <w:marLeft w:val="0"/>
      <w:marRight w:val="0"/>
      <w:marTop w:val="0"/>
      <w:marBottom w:val="0"/>
      <w:divBdr>
        <w:top w:val="none" w:sz="0" w:space="0" w:color="auto"/>
        <w:left w:val="none" w:sz="0" w:space="0" w:color="auto"/>
        <w:bottom w:val="none" w:sz="0" w:space="0" w:color="auto"/>
        <w:right w:val="none" w:sz="0" w:space="0" w:color="auto"/>
      </w:divBdr>
    </w:div>
    <w:div w:id="937712055">
      <w:bodyDiv w:val="1"/>
      <w:marLeft w:val="0"/>
      <w:marRight w:val="0"/>
      <w:marTop w:val="0"/>
      <w:marBottom w:val="0"/>
      <w:divBdr>
        <w:top w:val="none" w:sz="0" w:space="0" w:color="auto"/>
        <w:left w:val="none" w:sz="0" w:space="0" w:color="auto"/>
        <w:bottom w:val="none" w:sz="0" w:space="0" w:color="auto"/>
        <w:right w:val="none" w:sz="0" w:space="0" w:color="auto"/>
      </w:divBdr>
    </w:div>
    <w:div w:id="1175993287">
      <w:bodyDiv w:val="1"/>
      <w:marLeft w:val="0"/>
      <w:marRight w:val="0"/>
      <w:marTop w:val="0"/>
      <w:marBottom w:val="0"/>
      <w:divBdr>
        <w:top w:val="none" w:sz="0" w:space="0" w:color="auto"/>
        <w:left w:val="none" w:sz="0" w:space="0" w:color="auto"/>
        <w:bottom w:val="none" w:sz="0" w:space="0" w:color="auto"/>
        <w:right w:val="none" w:sz="0" w:space="0" w:color="auto"/>
      </w:divBdr>
    </w:div>
    <w:div w:id="1197155165">
      <w:bodyDiv w:val="1"/>
      <w:marLeft w:val="0"/>
      <w:marRight w:val="0"/>
      <w:marTop w:val="0"/>
      <w:marBottom w:val="0"/>
      <w:divBdr>
        <w:top w:val="none" w:sz="0" w:space="0" w:color="auto"/>
        <w:left w:val="none" w:sz="0" w:space="0" w:color="auto"/>
        <w:bottom w:val="none" w:sz="0" w:space="0" w:color="auto"/>
        <w:right w:val="none" w:sz="0" w:space="0" w:color="auto"/>
      </w:divBdr>
    </w:div>
    <w:div w:id="1205558884">
      <w:bodyDiv w:val="1"/>
      <w:marLeft w:val="0"/>
      <w:marRight w:val="0"/>
      <w:marTop w:val="0"/>
      <w:marBottom w:val="0"/>
      <w:divBdr>
        <w:top w:val="none" w:sz="0" w:space="0" w:color="auto"/>
        <w:left w:val="none" w:sz="0" w:space="0" w:color="auto"/>
        <w:bottom w:val="none" w:sz="0" w:space="0" w:color="auto"/>
        <w:right w:val="none" w:sz="0" w:space="0" w:color="auto"/>
      </w:divBdr>
    </w:div>
    <w:div w:id="1206139969">
      <w:bodyDiv w:val="1"/>
      <w:marLeft w:val="0"/>
      <w:marRight w:val="0"/>
      <w:marTop w:val="0"/>
      <w:marBottom w:val="0"/>
      <w:divBdr>
        <w:top w:val="none" w:sz="0" w:space="0" w:color="auto"/>
        <w:left w:val="none" w:sz="0" w:space="0" w:color="auto"/>
        <w:bottom w:val="none" w:sz="0" w:space="0" w:color="auto"/>
        <w:right w:val="none" w:sz="0" w:space="0" w:color="auto"/>
      </w:divBdr>
    </w:div>
    <w:div w:id="1213037973">
      <w:bodyDiv w:val="1"/>
      <w:marLeft w:val="0"/>
      <w:marRight w:val="0"/>
      <w:marTop w:val="0"/>
      <w:marBottom w:val="0"/>
      <w:divBdr>
        <w:top w:val="none" w:sz="0" w:space="0" w:color="auto"/>
        <w:left w:val="none" w:sz="0" w:space="0" w:color="auto"/>
        <w:bottom w:val="none" w:sz="0" w:space="0" w:color="auto"/>
        <w:right w:val="none" w:sz="0" w:space="0" w:color="auto"/>
      </w:divBdr>
    </w:div>
    <w:div w:id="1237976159">
      <w:bodyDiv w:val="1"/>
      <w:marLeft w:val="0"/>
      <w:marRight w:val="0"/>
      <w:marTop w:val="0"/>
      <w:marBottom w:val="0"/>
      <w:divBdr>
        <w:top w:val="none" w:sz="0" w:space="0" w:color="auto"/>
        <w:left w:val="none" w:sz="0" w:space="0" w:color="auto"/>
        <w:bottom w:val="none" w:sz="0" w:space="0" w:color="auto"/>
        <w:right w:val="none" w:sz="0" w:space="0" w:color="auto"/>
      </w:divBdr>
    </w:div>
    <w:div w:id="1241209422">
      <w:bodyDiv w:val="1"/>
      <w:marLeft w:val="0"/>
      <w:marRight w:val="0"/>
      <w:marTop w:val="0"/>
      <w:marBottom w:val="0"/>
      <w:divBdr>
        <w:top w:val="none" w:sz="0" w:space="0" w:color="auto"/>
        <w:left w:val="none" w:sz="0" w:space="0" w:color="auto"/>
        <w:bottom w:val="none" w:sz="0" w:space="0" w:color="auto"/>
        <w:right w:val="none" w:sz="0" w:space="0" w:color="auto"/>
      </w:divBdr>
    </w:div>
    <w:div w:id="1322348266">
      <w:bodyDiv w:val="1"/>
      <w:marLeft w:val="0"/>
      <w:marRight w:val="0"/>
      <w:marTop w:val="0"/>
      <w:marBottom w:val="0"/>
      <w:divBdr>
        <w:top w:val="none" w:sz="0" w:space="0" w:color="auto"/>
        <w:left w:val="none" w:sz="0" w:space="0" w:color="auto"/>
        <w:bottom w:val="none" w:sz="0" w:space="0" w:color="auto"/>
        <w:right w:val="none" w:sz="0" w:space="0" w:color="auto"/>
      </w:divBdr>
    </w:div>
    <w:div w:id="1324116773">
      <w:bodyDiv w:val="1"/>
      <w:marLeft w:val="0"/>
      <w:marRight w:val="0"/>
      <w:marTop w:val="0"/>
      <w:marBottom w:val="0"/>
      <w:divBdr>
        <w:top w:val="none" w:sz="0" w:space="0" w:color="auto"/>
        <w:left w:val="none" w:sz="0" w:space="0" w:color="auto"/>
        <w:bottom w:val="none" w:sz="0" w:space="0" w:color="auto"/>
        <w:right w:val="none" w:sz="0" w:space="0" w:color="auto"/>
      </w:divBdr>
    </w:div>
    <w:div w:id="1415587910">
      <w:bodyDiv w:val="1"/>
      <w:marLeft w:val="0"/>
      <w:marRight w:val="0"/>
      <w:marTop w:val="0"/>
      <w:marBottom w:val="0"/>
      <w:divBdr>
        <w:top w:val="none" w:sz="0" w:space="0" w:color="auto"/>
        <w:left w:val="none" w:sz="0" w:space="0" w:color="auto"/>
        <w:bottom w:val="none" w:sz="0" w:space="0" w:color="auto"/>
        <w:right w:val="none" w:sz="0" w:space="0" w:color="auto"/>
      </w:divBdr>
    </w:div>
    <w:div w:id="1570767895">
      <w:bodyDiv w:val="1"/>
      <w:marLeft w:val="0"/>
      <w:marRight w:val="0"/>
      <w:marTop w:val="0"/>
      <w:marBottom w:val="0"/>
      <w:divBdr>
        <w:top w:val="none" w:sz="0" w:space="0" w:color="auto"/>
        <w:left w:val="none" w:sz="0" w:space="0" w:color="auto"/>
        <w:bottom w:val="none" w:sz="0" w:space="0" w:color="auto"/>
        <w:right w:val="none" w:sz="0" w:space="0" w:color="auto"/>
      </w:divBdr>
    </w:div>
    <w:div w:id="1573352066">
      <w:bodyDiv w:val="1"/>
      <w:marLeft w:val="0"/>
      <w:marRight w:val="0"/>
      <w:marTop w:val="0"/>
      <w:marBottom w:val="0"/>
      <w:divBdr>
        <w:top w:val="none" w:sz="0" w:space="0" w:color="auto"/>
        <w:left w:val="none" w:sz="0" w:space="0" w:color="auto"/>
        <w:bottom w:val="none" w:sz="0" w:space="0" w:color="auto"/>
        <w:right w:val="none" w:sz="0" w:space="0" w:color="auto"/>
      </w:divBdr>
    </w:div>
    <w:div w:id="1742288398">
      <w:bodyDiv w:val="1"/>
      <w:marLeft w:val="0"/>
      <w:marRight w:val="0"/>
      <w:marTop w:val="0"/>
      <w:marBottom w:val="0"/>
      <w:divBdr>
        <w:top w:val="none" w:sz="0" w:space="0" w:color="auto"/>
        <w:left w:val="none" w:sz="0" w:space="0" w:color="auto"/>
        <w:bottom w:val="none" w:sz="0" w:space="0" w:color="auto"/>
        <w:right w:val="none" w:sz="0" w:space="0" w:color="auto"/>
      </w:divBdr>
    </w:div>
    <w:div w:id="1747917833">
      <w:bodyDiv w:val="1"/>
      <w:marLeft w:val="0"/>
      <w:marRight w:val="0"/>
      <w:marTop w:val="0"/>
      <w:marBottom w:val="0"/>
      <w:divBdr>
        <w:top w:val="none" w:sz="0" w:space="0" w:color="auto"/>
        <w:left w:val="none" w:sz="0" w:space="0" w:color="auto"/>
        <w:bottom w:val="none" w:sz="0" w:space="0" w:color="auto"/>
        <w:right w:val="none" w:sz="0" w:space="0" w:color="auto"/>
      </w:divBdr>
    </w:div>
    <w:div w:id="1768887955">
      <w:bodyDiv w:val="1"/>
      <w:marLeft w:val="0"/>
      <w:marRight w:val="0"/>
      <w:marTop w:val="0"/>
      <w:marBottom w:val="0"/>
      <w:divBdr>
        <w:top w:val="none" w:sz="0" w:space="0" w:color="auto"/>
        <w:left w:val="none" w:sz="0" w:space="0" w:color="auto"/>
        <w:bottom w:val="none" w:sz="0" w:space="0" w:color="auto"/>
        <w:right w:val="none" w:sz="0" w:space="0" w:color="auto"/>
      </w:divBdr>
    </w:div>
    <w:div w:id="1820999479">
      <w:bodyDiv w:val="1"/>
      <w:marLeft w:val="0"/>
      <w:marRight w:val="0"/>
      <w:marTop w:val="0"/>
      <w:marBottom w:val="0"/>
      <w:divBdr>
        <w:top w:val="none" w:sz="0" w:space="0" w:color="auto"/>
        <w:left w:val="none" w:sz="0" w:space="0" w:color="auto"/>
        <w:bottom w:val="none" w:sz="0" w:space="0" w:color="auto"/>
        <w:right w:val="none" w:sz="0" w:space="0" w:color="auto"/>
      </w:divBdr>
    </w:div>
    <w:div w:id="1839342473">
      <w:bodyDiv w:val="1"/>
      <w:marLeft w:val="0"/>
      <w:marRight w:val="0"/>
      <w:marTop w:val="0"/>
      <w:marBottom w:val="0"/>
      <w:divBdr>
        <w:top w:val="none" w:sz="0" w:space="0" w:color="auto"/>
        <w:left w:val="none" w:sz="0" w:space="0" w:color="auto"/>
        <w:bottom w:val="none" w:sz="0" w:space="0" w:color="auto"/>
        <w:right w:val="none" w:sz="0" w:space="0" w:color="auto"/>
      </w:divBdr>
    </w:div>
    <w:div w:id="205404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trisan/Chloroplast_PNAS"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patrisan/Chloroplast_PNAS"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patrisan/Chloroplast_PNAS" TargetMode="External"/><Relationship Id="rId14"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Nak17</b:Tag>
    <b:SourceType>InternetSite</b:SourceType>
    <b:Guid>{F8F290C3-A75B-4A51-8947-803EEF19F866}</b:Guid>
    <b:Author>
      <b:Author>
        <b:NameList>
          <b:Person>
            <b:Last>Nakov</b:Last>
            <b:First>T</b:First>
          </b:Person>
          <b:Person>
            <b:Last>Boyko</b:Last>
            <b:First>JB</b:First>
          </b:Person>
          <b:Person>
            <b:Last>Alverson</b:Last>
            <b:First>AJ</b:First>
          </b:Person>
          <b:Person>
            <b:Last>Beaulieu</b:Last>
            <b:First>JM</b:First>
          </b:Person>
        </b:NameList>
      </b:Author>
    </b:Author>
    <b:Title>Ecology of Primary Endosymbiosis</b:Title>
    <b:Year>2017</b:Year>
    <b:URL>https://github.com/teofiln/Ecology-of-Primary-Endosymbiosis</b:URL>
    <b:InternetSiteTitle>GitHub repository</b:InternetSiteTitle>
    <b:RefOrder>3</b:RefOrder>
  </b:Source>
  <b:Source>
    <b:Tag>PSá17</b:Tag>
    <b:SourceType>JournalArticle</b:SourceType>
    <b:Guid>{5706629B-0598-4085-92B9-27623C5E3952}</b:Guid>
    <b:Title>Early photosynthetic eukaryotes inhabited low-salinity habitats</b:Title>
    <b:Year>2017</b:Year>
    <b:Author>
      <b:Author>
        <b:NameList>
          <b:Person>
            <b:Last>P</b:Last>
            <b:First>Sánchez-Baracaldo</b:First>
          </b:Person>
          <b:Person>
            <b:Last>JA</b:Last>
            <b:First>Raven</b:First>
          </b:Person>
          <b:Person>
            <b:Last>D</b:Last>
            <b:First>Pisani</b:First>
          </b:Person>
          <b:Person>
            <b:Last>AH</b:Last>
            <b:First>Knoll</b:First>
          </b:Person>
        </b:NameList>
      </b:Author>
    </b:Author>
    <b:JournalName>Proc Natl Acad Sci USA</b:JournalName>
    <b:Pages>E7737-7745</b:Pages>
    <b:Issue>114</b:Issue>
    <b:RefOrder>1</b:RefOrder>
  </b:Source>
  <b:Source>
    <b:Tag>PSá171</b:Tag>
    <b:SourceType>InternetSite</b:SourceType>
    <b:Guid>{81A3D27D-A752-4309-9983-EB0D932F807C}</b:Guid>
    <b:Title>Data from: Early photosynthetic eukaryotes inhabited low-salinity habitats</b:Title>
    <b:Year>2017</b:Year>
    <b:Author>
      <b:Author>
        <b:NameList>
          <b:Person>
            <b:Last>P</b:Last>
            <b:First>Sánchez-Baracaldo</b:First>
          </b:Person>
          <b:Person>
            <b:Last>JA</b:Last>
            <b:First>Raven</b:First>
          </b:Person>
          <b:Person>
            <b:Last>D</b:Last>
            <b:First>Pisani</b:First>
          </b:Person>
          <b:Person>
            <b:Last>AH</b:Last>
            <b:First>Knoll</b:First>
          </b:Person>
        </b:NameList>
      </b:Author>
    </b:Author>
    <b:Month>08</b:Month>
    <b:Day>17</b:Day>
    <b:URL>http://datadryad.org/resource/doi:10.5061/dryad.421p2</b:URL>
    <b:InternetSiteTitle>Dryad Digital Repository</b:InternetSiteTitle>
    <b:RefOrder>2</b:RefOrder>
  </b:Source>
  <b:Source>
    <b:Tag>Rev17</b:Tag>
    <b:SourceType>InternetSite</b:SourceType>
    <b:Guid>{5F2E676D-8184-421E-8806-129393B69AF1}</b:Guid>
    <b:Title>Simulate stochastic character maps on a phylogenetic tree or trees</b:Title>
    <b:YearAccessed>2017</b:YearAccessed>
    <b:MonthAccessed>11</b:MonthAccessed>
    <b:DayAccessed>10</b:DayAccessed>
    <b:URL>http://www.phytools.org/static.help/make.simmap.html</b:URL>
    <b:Author>
      <b:Author>
        <b:NameList>
          <b:Person>
            <b:Last>Revell</b:Last>
            <b:First>L</b:First>
          </b:Person>
        </b:NameList>
      </b:Author>
    </b:Author>
    <b:RefOrder>4</b:RefOrder>
  </b:Source>
  <b:Source>
    <b:Tag>TNa17</b:Tag>
    <b:SourceType>JournalArticle</b:SourceType>
    <b:Guid>{3A5238E8-362B-4AD7-860E-ECD34833C803}</b:Guid>
    <b:Title>Models with unequal transition rates favor marine origins of cyanobacteria and photosynthetic eukaryotes</b:Title>
    <b:Year>2017</b:Year>
    <b:Author>
      <b:Author>
        <b:NameList>
          <b:Person>
            <b:Last>T</b:Last>
            <b:First>Nakov</b:First>
          </b:Person>
          <b:Person>
            <b:Last>JB</b:Last>
            <b:First>Boyko</b:First>
          </b:Person>
          <b:Person>
            <b:Last>AJ</b:Last>
            <b:First>Alverson</b:First>
          </b:Person>
          <b:Person>
            <b:Last>JM</b:Last>
            <b:First>Beaulieu</b:First>
          </b:Person>
        </b:NameList>
      </b:Author>
    </b:Author>
    <b:JournalName>Proc Natl Acad Sci USA</b:JournalName>
    <b:RefOrder>5</b:RefOrder>
  </b:Source>
  <b:Source>
    <b:Tag>Log091</b:Tag>
    <b:SourceType>JournalArticle</b:SourceType>
    <b:Guid>{F748E9A7-589B-4BD6-B54B-5BFCE0822FA4}</b:Guid>
    <b:Title>Infrequent marine–freshwater transitions in the microbial world</b:Title>
    <b:JournalName>Trends Microbiol</b:JournalName>
    <b:Year>2009</b:Year>
    <b:Pages>414-422</b:Pages>
    <b:Issue>17</b:Issue>
    <b:Author>
      <b:Author>
        <b:NameList>
          <b:Person>
            <b:Last>Logares</b:Last>
            <b:First>R</b:First>
          </b:Person>
          <b:Person>
            <b:Last>Bråte</b:Last>
            <b:First>J</b:First>
          </b:Person>
          <b:Person>
            <b:Last>Bertilsson</b:Last>
            <b:First>S</b:First>
          </b:Person>
          <b:Person>
            <b:Last>Clasen</b:Last>
            <b:First>JL</b:First>
          </b:Person>
          <b:Person>
            <b:Last>Shalchian-Tabrizi</b:Last>
            <b:First>K</b:First>
          </b:Person>
          <b:Person>
            <b:Last>Rengefors</b:Last>
            <b:First>K</b:First>
          </b:Person>
        </b:NameList>
      </b:Author>
    </b:Author>
    <b:RefOrder>6</b:RefOrder>
  </b:Source>
  <b:Source>
    <b:Tag>Kas95</b:Tag>
    <b:SourceType>JournalArticle</b:SourceType>
    <b:Guid>{380AA09D-2F54-46FA-95AF-FBD58BD6018F}</b:Guid>
    <b:Title>Bayes Factors</b:Title>
    <b:JournalName>Journal of the American Statistical Association</b:JournalName>
    <b:Year>1995</b:Year>
    <b:Pages>773-795</b:Pages>
    <b:Volume>90</b:Volume>
    <b:Issue>430</b:Issue>
    <b:Author>
      <b:Author>
        <b:NameList>
          <b:Person>
            <b:Last>Kass</b:Last>
            <b:First>RE</b:First>
          </b:Person>
          <b:Person>
            <b:Last>Raftery</b:Last>
            <b:First>AE</b:First>
          </b:Person>
        </b:NameList>
      </b:Author>
    </b:Author>
    <b:RefOrder>7</b:RefOrder>
  </b:Source>
  <b:Source>
    <b:Tag>Jef61</b:Tag>
    <b:SourceType>Book</b:SourceType>
    <b:Guid>{C304081E-3B8E-492D-AAEC-21ABF8D12CFE}</b:Guid>
    <b:Title>The Theory of Probability</b:Title>
    <b:Year>1961</b:Year>
    <b:Pages>432</b:Pages>
    <b:Author>
      <b:Author>
        <b:NameList>
          <b:Person>
            <b:Last>Jeffreys</b:Last>
            <b:First>H</b:First>
          </b:Person>
        </b:NameList>
      </b:Author>
    </b:Author>
    <b:Publisher>Oxford</b:Publisher>
    <b:RefOrder>8</b:RefOrder>
  </b:Source>
</b:Sources>
</file>

<file path=customXml/itemProps1.xml><?xml version="1.0" encoding="utf-8"?>
<ds:datastoreItem xmlns:ds="http://schemas.openxmlformats.org/officeDocument/2006/customXml" ds:itemID="{FCDC8E4A-8F96-4108-947E-7CC9700F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5849</Words>
  <Characters>33343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Scuola Normale Superiore</Company>
  <LinksUpToDate>false</LinksUpToDate>
  <CharactersWithSpaces>39114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Bianchini</dc:creator>
  <cp:keywords/>
  <dc:description/>
  <cp:lastModifiedBy>Giorgio Bianchini</cp:lastModifiedBy>
  <cp:revision>2</cp:revision>
  <cp:lastPrinted>2017-10-27T13:49:00Z</cp:lastPrinted>
  <dcterms:created xsi:type="dcterms:W3CDTF">2017-10-29T18:44:00Z</dcterms:created>
  <dcterms:modified xsi:type="dcterms:W3CDTF">2017-10-29T18:44:00Z</dcterms:modified>
</cp:coreProperties>
</file>